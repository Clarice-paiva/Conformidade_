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053CDE" w14:textId="18C2FCDE" w:rsidR="00AA0A37" w:rsidRDefault="00AA0A37" w:rsidP="000A243C">
      <w:pPr>
        <w:spacing w:after="60"/>
        <w:jc w:val="both"/>
        <w:rPr>
          <w:b/>
          <w:bCs/>
          <w:color w:val="1F3864"/>
          <w:sz w:val="32"/>
          <w:szCs w:val="32"/>
        </w:rPr>
      </w:pPr>
      <w:r>
        <w:rPr>
          <w:b/>
          <w:bCs/>
          <w:color w:val="1F3864"/>
          <w:sz w:val="32"/>
          <w:szCs w:val="32"/>
        </w:rPr>
        <w:t>NOTA TÉCNICA</w:t>
      </w:r>
    </w:p>
    <w:p w14:paraId="0B6B84BA" w14:textId="77777777" w:rsidR="00AA0A37" w:rsidRDefault="00AA0A37" w:rsidP="000A243C">
      <w:pPr>
        <w:spacing w:after="60"/>
        <w:jc w:val="both"/>
        <w:rPr>
          <w:b/>
          <w:bCs/>
          <w:color w:val="1F3864"/>
          <w:sz w:val="32"/>
          <w:szCs w:val="32"/>
        </w:rPr>
      </w:pPr>
    </w:p>
    <w:p w14:paraId="7FA78EF7" w14:textId="77777777" w:rsidR="008D241F" w:rsidRDefault="00711365" w:rsidP="000A243C">
      <w:pPr>
        <w:spacing w:after="60"/>
        <w:jc w:val="both"/>
      </w:pPr>
      <w:r>
        <w:rPr>
          <w:b/>
          <w:bCs/>
          <w:color w:val="1F3864"/>
          <w:sz w:val="32"/>
          <w:szCs w:val="32"/>
        </w:rPr>
        <w:t>Posicionamento da ASSGER sobre a proposta de revisão do POP de Contratação Direta ou por Inexigibilidade</w:t>
      </w:r>
    </w:p>
    <w:p w14:paraId="48553EC4" w14:textId="77777777" w:rsidR="00326013" w:rsidRDefault="00326013" w:rsidP="000A243C">
      <w:pPr>
        <w:spacing w:after="40"/>
        <w:jc w:val="both"/>
      </w:pPr>
    </w:p>
    <w:p w14:paraId="34036063" w14:textId="2C1760F0" w:rsidR="00AA0A37" w:rsidRDefault="00AA0A37" w:rsidP="00AA0A37">
      <w:pPr>
        <w:pStyle w:val="Ttulo1"/>
        <w:jc w:val="both"/>
      </w:pPr>
      <w:r>
        <w:rPr>
          <w:color w:val="1F3864"/>
        </w:rPr>
        <w:t>1</w:t>
      </w:r>
      <w:r>
        <w:rPr>
          <w:color w:val="1F3864"/>
        </w:rPr>
        <w:t xml:space="preserve">. </w:t>
      </w:r>
      <w:r>
        <w:rPr>
          <w:color w:val="1F3864"/>
        </w:rPr>
        <w:t>INTRODUÇÃO</w:t>
      </w:r>
    </w:p>
    <w:p w14:paraId="21F2F0C2" w14:textId="77777777" w:rsidR="00AA0A37" w:rsidRDefault="00AA0A37" w:rsidP="000A243C">
      <w:pPr>
        <w:spacing w:after="40"/>
        <w:jc w:val="both"/>
      </w:pPr>
    </w:p>
    <w:p w14:paraId="17EE90BD" w14:textId="5CE192C5" w:rsidR="00AA0A37" w:rsidRDefault="00AA0A37" w:rsidP="000A243C">
      <w:pPr>
        <w:spacing w:after="40"/>
        <w:jc w:val="both"/>
        <w:rPr>
          <w:b/>
          <w:bCs/>
        </w:rPr>
      </w:pPr>
      <w:proofErr w:type="gramStart"/>
      <w:r w:rsidRPr="00AA0A37">
        <w:rPr>
          <w:b/>
          <w:bCs/>
          <w:highlight w:val="yellow"/>
        </w:rPr>
        <w:t>[Fazer</w:t>
      </w:r>
      <w:proofErr w:type="gramEnd"/>
      <w:r w:rsidRPr="00AA0A37">
        <w:rPr>
          <w:b/>
          <w:bCs/>
          <w:highlight w:val="yellow"/>
        </w:rPr>
        <w:t xml:space="preserve"> um resumo do que o leitor encontrará aqui no material. Deixar aqui as normas que serão consideradas. Deixar claro também quais os critérios utilizados para a classificação dos achados da sessão X]</w:t>
      </w:r>
    </w:p>
    <w:p w14:paraId="363359F5" w14:textId="77777777" w:rsidR="00AA0A37" w:rsidRDefault="00AA0A37" w:rsidP="000A243C">
      <w:pPr>
        <w:spacing w:after="40"/>
        <w:jc w:val="both"/>
        <w:rPr>
          <w:b/>
          <w:bCs/>
        </w:rPr>
      </w:pPr>
    </w:p>
    <w:p w14:paraId="0955BD19" w14:textId="77777777" w:rsidR="008D241F" w:rsidRDefault="00711365" w:rsidP="000A243C">
      <w:pPr>
        <w:spacing w:after="40"/>
        <w:jc w:val="both"/>
      </w:pPr>
      <w:r>
        <w:rPr>
          <w:b/>
          <w:bCs/>
        </w:rPr>
        <w:t xml:space="preserve">Referências: </w:t>
      </w:r>
      <w:r>
        <w:t>Proposta da SUPADM (SEI 129659709); POP vigente, versão 2.0 (SEI 57011112, processo SEI-100006/000538/2022).</w:t>
      </w:r>
    </w:p>
    <w:p w14:paraId="39441E08" w14:textId="77777777" w:rsidR="008D241F" w:rsidRDefault="00711365" w:rsidP="000A243C">
      <w:pPr>
        <w:spacing w:after="100"/>
        <w:jc w:val="both"/>
      </w:pPr>
      <w:r>
        <w:rPr>
          <w:b/>
          <w:bCs/>
        </w:rPr>
        <w:t xml:space="preserve">Normas vigentes consideradas: </w:t>
      </w:r>
      <w:r>
        <w:t>Lei 13.303/2016; Decreto Estadual 46.188/2017; Estatuto Social; Regimento Interno; RILC versão 2.0 (maio/2023); Lei Estadual 7.753/2017; Código de Conduta Ética e de Integridade.</w:t>
      </w:r>
    </w:p>
    <w:p w14:paraId="45071C4E" w14:textId="638BAEEE" w:rsidR="008D241F" w:rsidRDefault="00711365" w:rsidP="000A243C">
      <w:pPr>
        <w:pStyle w:val="Ttulo1"/>
        <w:jc w:val="both"/>
      </w:pPr>
      <w:r>
        <w:rPr>
          <w:color w:val="1F3864"/>
        </w:rPr>
        <w:t xml:space="preserve">2. </w:t>
      </w:r>
      <w:r w:rsidR="00AA0A37">
        <w:rPr>
          <w:color w:val="1F3864"/>
        </w:rPr>
        <w:t>O QUE FAZER</w:t>
      </w:r>
    </w:p>
    <w:p w14:paraId="3CD5C550" w14:textId="77777777" w:rsidR="008D241F" w:rsidRDefault="00711365">
      <w:pPr>
        <w:spacing w:after="100"/>
      </w:pPr>
      <w:r>
        <w:rPr>
          <w:i/>
          <w:iCs/>
          <w:sz w:val="18"/>
          <w:szCs w:val="18"/>
        </w:rPr>
        <w:t xml:space="preserve">Resumo das ações, agrupadas por assunto. A coluna "Ponto" remete ao detalhamento na seção </w:t>
      </w:r>
      <w:r w:rsidRPr="00AA0A37">
        <w:rPr>
          <w:i/>
          <w:iCs/>
          <w:sz w:val="18"/>
          <w:szCs w:val="18"/>
          <w:highlight w:val="yellow"/>
        </w:rPr>
        <w:t>3</w:t>
      </w:r>
      <w:r>
        <w:rPr>
          <w:i/>
          <w:iCs/>
          <w:sz w:val="18"/>
          <w:szCs w:val="18"/>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67"/>
        <w:gridCol w:w="851"/>
      </w:tblGrid>
      <w:tr w:rsidR="00AA0A37" w14:paraId="6F8BDDA7" w14:textId="77777777" w:rsidTr="00AA0A3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FFF53E5" w14:textId="77777777" w:rsidR="00AA0A37" w:rsidRDefault="00AA0A37">
            <w:pPr>
              <w:spacing w:after="40"/>
            </w:pPr>
            <w:r>
              <w:rPr>
                <w:b/>
                <w:bCs/>
                <w:color w:val="1F3864"/>
                <w:sz w:val="18"/>
                <w:szCs w:val="18"/>
              </w:rPr>
              <w:t>Assunto</w:t>
            </w:r>
          </w:p>
        </w:tc>
        <w:tc>
          <w:tcPr>
            <w:tcW w:w="6467"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1425D1F" w14:textId="77777777" w:rsidR="00AA0A37" w:rsidRDefault="00AA0A37">
            <w:pPr>
              <w:spacing w:after="40"/>
            </w:pPr>
            <w:r>
              <w:rPr>
                <w:b/>
                <w:bCs/>
                <w:color w:val="1F3864"/>
                <w:sz w:val="18"/>
                <w:szCs w:val="18"/>
              </w:rPr>
              <w:t>Ação</w:t>
            </w:r>
          </w:p>
        </w:tc>
        <w:tc>
          <w:tcPr>
            <w:tcW w:w="85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626F4D9" w14:textId="26E55370" w:rsidR="00AA0A37" w:rsidRDefault="00AA0A37" w:rsidP="00AA0A37">
            <w:pPr>
              <w:spacing w:after="40"/>
              <w:jc w:val="center"/>
            </w:pPr>
            <w:r>
              <w:rPr>
                <w:b/>
                <w:bCs/>
                <w:color w:val="1F3864"/>
                <w:sz w:val="18"/>
                <w:szCs w:val="18"/>
              </w:rPr>
              <w:t>Achado</w:t>
            </w:r>
          </w:p>
        </w:tc>
      </w:tr>
      <w:tr w:rsidR="00AA0A37" w14:paraId="3B83A275" w14:textId="77777777" w:rsidTr="00FB5C88">
        <w:trPr>
          <w:cantSplit/>
        </w:trPr>
        <w:tc>
          <w:tcPr>
            <w:tcW w:w="2600" w:type="dxa"/>
            <w:vMerge w:val="restart"/>
            <w:tcBorders>
              <w:top w:val="single" w:sz="4" w:space="0" w:color="A6A6A6"/>
              <w:left w:val="single" w:sz="4" w:space="0" w:color="A6A6A6"/>
              <w:right w:val="single" w:sz="4" w:space="0" w:color="A6A6A6"/>
            </w:tcBorders>
            <w:tcMar>
              <w:top w:w="60" w:type="dxa"/>
              <w:left w:w="90" w:type="dxa"/>
              <w:bottom w:w="60" w:type="dxa"/>
              <w:right w:w="90" w:type="dxa"/>
            </w:tcMar>
          </w:tcPr>
          <w:p w14:paraId="63C3520B" w14:textId="77777777" w:rsidR="00AA0A37" w:rsidRDefault="00AA0A37">
            <w:pPr>
              <w:spacing w:after="40"/>
            </w:pPr>
            <w:r>
              <w:rPr>
                <w:sz w:val="18"/>
                <w:szCs w:val="18"/>
              </w:rPr>
              <w:t>Restaurar controles que a proposta retira</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2F4BEF" w14:textId="77777777" w:rsidR="00AA0A37" w:rsidRDefault="00AA0A37">
            <w:pPr>
              <w:spacing w:after="40"/>
            </w:pPr>
            <w:r>
              <w:rPr>
                <w:sz w:val="18"/>
                <w:szCs w:val="18"/>
              </w:rPr>
              <w:t>Manter a consulta a SIGA, CNEP e CEIS antes da contratação.</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D618D7" w14:textId="77777777" w:rsidR="00AA0A37" w:rsidRDefault="00AA0A37" w:rsidP="00AA0A37">
            <w:pPr>
              <w:spacing w:after="40"/>
              <w:jc w:val="center"/>
            </w:pPr>
            <w:r>
              <w:rPr>
                <w:sz w:val="18"/>
                <w:szCs w:val="18"/>
              </w:rPr>
              <w:t>1</w:t>
            </w:r>
          </w:p>
        </w:tc>
      </w:tr>
      <w:tr w:rsidR="00AA0A37" w14:paraId="68A3E659" w14:textId="77777777" w:rsidTr="00FB5C88">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43FC3EBE"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FFC981" w14:textId="77777777" w:rsidR="00AA0A37" w:rsidRDefault="00AA0A37">
            <w:pPr>
              <w:spacing w:after="40"/>
            </w:pPr>
            <w:r>
              <w:rPr>
                <w:sz w:val="18"/>
                <w:szCs w:val="18"/>
              </w:rPr>
              <w:t>Tornar obrigatório o parecer da ASSJUR na inexigibilidade e na dispensa, exceto dispensa em razão do valor.</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512FCE" w14:textId="77777777" w:rsidR="00AA0A37" w:rsidRDefault="00AA0A37" w:rsidP="00AA0A37">
            <w:pPr>
              <w:spacing w:after="40"/>
              <w:jc w:val="center"/>
            </w:pPr>
            <w:r>
              <w:rPr>
                <w:sz w:val="18"/>
                <w:szCs w:val="18"/>
              </w:rPr>
              <w:t>2</w:t>
            </w:r>
          </w:p>
        </w:tc>
      </w:tr>
      <w:tr w:rsidR="00AA0A37" w14:paraId="748B4601" w14:textId="77777777" w:rsidTr="00FB5C88">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72C8CF8D"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CF51A8" w14:textId="77777777" w:rsidR="00AA0A37" w:rsidRDefault="00AA0A37">
            <w:pPr>
              <w:spacing w:after="40"/>
            </w:pPr>
            <w:r>
              <w:rPr>
                <w:sz w:val="18"/>
                <w:szCs w:val="18"/>
              </w:rPr>
              <w:t>Restabelecer a verificação das recomendações da ASSJUR antes da DDI, sem "caso aplicável".</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1DC13E" w14:textId="77777777" w:rsidR="00AA0A37" w:rsidRDefault="00AA0A37" w:rsidP="00AA0A37">
            <w:pPr>
              <w:spacing w:after="40"/>
              <w:jc w:val="center"/>
            </w:pPr>
            <w:r>
              <w:rPr>
                <w:sz w:val="18"/>
                <w:szCs w:val="18"/>
              </w:rPr>
              <w:t>6</w:t>
            </w:r>
          </w:p>
        </w:tc>
      </w:tr>
      <w:tr w:rsidR="00AA0A37" w14:paraId="1947B81F" w14:textId="77777777" w:rsidTr="00FB5C88">
        <w:trPr>
          <w:cantSplit/>
        </w:trPr>
        <w:tc>
          <w:tcPr>
            <w:tcW w:w="2600" w:type="dxa"/>
            <w:vMerge/>
            <w:tcBorders>
              <w:left w:val="single" w:sz="4" w:space="0" w:color="A6A6A6"/>
              <w:bottom w:val="single" w:sz="4" w:space="0" w:color="A6A6A6"/>
              <w:right w:val="single" w:sz="4" w:space="0" w:color="A6A6A6"/>
            </w:tcBorders>
            <w:tcMar>
              <w:top w:w="60" w:type="dxa"/>
              <w:left w:w="90" w:type="dxa"/>
              <w:bottom w:w="60" w:type="dxa"/>
              <w:right w:w="90" w:type="dxa"/>
            </w:tcMar>
          </w:tcPr>
          <w:p w14:paraId="1E099671"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DD2D1D" w14:textId="77777777" w:rsidR="00AA0A37" w:rsidRDefault="00AA0A37">
            <w:pPr>
              <w:spacing w:after="40"/>
            </w:pPr>
            <w:r>
              <w:rPr>
                <w:sz w:val="18"/>
                <w:szCs w:val="18"/>
              </w:rPr>
              <w:t>Criar a etapa de autorização e emissão da Nota de Empenho, com responsável, e eliminar a NAD duplicada. Confirmar a Lei 4.320, art. 60.</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653FA6" w14:textId="77777777" w:rsidR="00AA0A37" w:rsidRDefault="00AA0A37" w:rsidP="00AA0A37">
            <w:pPr>
              <w:spacing w:after="40"/>
              <w:jc w:val="center"/>
            </w:pPr>
            <w:r>
              <w:rPr>
                <w:sz w:val="18"/>
                <w:szCs w:val="18"/>
              </w:rPr>
              <w:t>9</w:t>
            </w:r>
          </w:p>
        </w:tc>
      </w:tr>
      <w:tr w:rsidR="00AA0A37" w14:paraId="43315DBA" w14:textId="77777777" w:rsidTr="00301BC6">
        <w:trPr>
          <w:cantSplit/>
        </w:trPr>
        <w:tc>
          <w:tcPr>
            <w:tcW w:w="2600" w:type="dxa"/>
            <w:vMerge w:val="restart"/>
            <w:tcBorders>
              <w:top w:val="single" w:sz="4" w:space="0" w:color="A6A6A6"/>
              <w:left w:val="single" w:sz="4" w:space="0" w:color="A6A6A6"/>
              <w:right w:val="single" w:sz="4" w:space="0" w:color="A6A6A6"/>
            </w:tcBorders>
            <w:tcMar>
              <w:top w:w="60" w:type="dxa"/>
              <w:left w:w="90" w:type="dxa"/>
              <w:bottom w:w="60" w:type="dxa"/>
              <w:right w:w="90" w:type="dxa"/>
            </w:tcMar>
          </w:tcPr>
          <w:p w14:paraId="6F6F37A1" w14:textId="77777777" w:rsidR="00AA0A37" w:rsidRDefault="00AA0A37">
            <w:pPr>
              <w:spacing w:after="40"/>
            </w:pPr>
            <w:r>
              <w:rPr>
                <w:sz w:val="18"/>
                <w:szCs w:val="18"/>
              </w:rPr>
              <w:t>Incluir passos que faltam</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B60870" w14:textId="77777777" w:rsidR="00AA0A37" w:rsidRDefault="00AA0A37">
            <w:pPr>
              <w:spacing w:after="40"/>
            </w:pPr>
            <w:r>
              <w:rPr>
                <w:sz w:val="18"/>
                <w:szCs w:val="18"/>
              </w:rPr>
              <w:t>Incluir a ratificação do Diretor-Presidente antes da assinatura.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A669B1" w14:textId="77777777" w:rsidR="00AA0A37" w:rsidRDefault="00AA0A37" w:rsidP="00AA0A37">
            <w:pPr>
              <w:spacing w:after="40"/>
              <w:jc w:val="center"/>
            </w:pPr>
            <w:r>
              <w:rPr>
                <w:sz w:val="18"/>
                <w:szCs w:val="18"/>
              </w:rPr>
              <w:t>3</w:t>
            </w:r>
          </w:p>
        </w:tc>
      </w:tr>
      <w:tr w:rsidR="00AA0A37" w14:paraId="50552E9F" w14:textId="77777777" w:rsidTr="00301BC6">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57E58BC6"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3017A7" w14:textId="77777777" w:rsidR="00AA0A37" w:rsidRDefault="00AA0A37">
            <w:pPr>
              <w:spacing w:after="40"/>
            </w:pPr>
            <w:r>
              <w:rPr>
                <w:sz w:val="18"/>
                <w:szCs w:val="18"/>
              </w:rPr>
              <w:t>Incluir a autorização da Diretoria Executiva nos contratos de valor igual ou superior ao da concorrência.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58F8FF" w14:textId="77777777" w:rsidR="00AA0A37" w:rsidRDefault="00AA0A37" w:rsidP="00AA0A37">
            <w:pPr>
              <w:spacing w:after="40"/>
              <w:jc w:val="center"/>
            </w:pPr>
            <w:r>
              <w:rPr>
                <w:sz w:val="18"/>
                <w:szCs w:val="18"/>
              </w:rPr>
              <w:t>14</w:t>
            </w:r>
          </w:p>
        </w:tc>
      </w:tr>
      <w:tr w:rsidR="00AA0A37" w14:paraId="61DFDE2B" w14:textId="77777777" w:rsidTr="00301BC6">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6EEA5763"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2751B3" w14:textId="77777777" w:rsidR="00AA0A37" w:rsidRDefault="00AA0A37">
            <w:pPr>
              <w:spacing w:after="40"/>
            </w:pPr>
            <w:r>
              <w:rPr>
                <w:sz w:val="18"/>
                <w:szCs w:val="18"/>
              </w:rPr>
              <w:t>Criar a convocação formal do fornecedor, depois das aprovações internas.</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EB4C6D" w14:textId="77777777" w:rsidR="00AA0A37" w:rsidRDefault="00AA0A37" w:rsidP="00AA0A37">
            <w:pPr>
              <w:spacing w:after="40"/>
              <w:jc w:val="center"/>
            </w:pPr>
            <w:r>
              <w:rPr>
                <w:sz w:val="18"/>
                <w:szCs w:val="18"/>
              </w:rPr>
              <w:t>12</w:t>
            </w:r>
          </w:p>
        </w:tc>
      </w:tr>
      <w:tr w:rsidR="00AA0A37" w14:paraId="3CEEE24E" w14:textId="77777777" w:rsidTr="00301BC6">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645AF907"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10607B" w14:textId="77777777" w:rsidR="00AA0A37" w:rsidRDefault="00AA0A37">
            <w:pPr>
              <w:spacing w:after="40"/>
            </w:pPr>
            <w:r>
              <w:rPr>
                <w:sz w:val="18"/>
                <w:szCs w:val="18"/>
              </w:rPr>
              <w:t>Prever a verificação da garantia de execução, quando exigida.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F5C763" w14:textId="77777777" w:rsidR="00AA0A37" w:rsidRDefault="00AA0A37" w:rsidP="00AA0A37">
            <w:pPr>
              <w:spacing w:after="40"/>
              <w:jc w:val="center"/>
            </w:pPr>
            <w:r>
              <w:rPr>
                <w:sz w:val="18"/>
                <w:szCs w:val="18"/>
              </w:rPr>
              <w:t>16</w:t>
            </w:r>
          </w:p>
        </w:tc>
      </w:tr>
      <w:tr w:rsidR="00AA0A37" w14:paraId="122DF750" w14:textId="77777777" w:rsidTr="00301BC6">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336C8CCC"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624C5E" w14:textId="77777777" w:rsidR="00AA0A37" w:rsidRDefault="00AA0A37">
            <w:pPr>
              <w:spacing w:after="40"/>
            </w:pPr>
            <w:r>
              <w:rPr>
                <w:sz w:val="18"/>
                <w:szCs w:val="18"/>
              </w:rPr>
              <w:t>Incluir a publicação da íntegra no site e no PNCP, com prazo e responsável (base do PNCP a confirmar).</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A4D938" w14:textId="77777777" w:rsidR="00AA0A37" w:rsidRDefault="00AA0A37" w:rsidP="00AA0A37">
            <w:pPr>
              <w:spacing w:after="40"/>
              <w:jc w:val="center"/>
            </w:pPr>
            <w:r>
              <w:rPr>
                <w:sz w:val="18"/>
                <w:szCs w:val="18"/>
              </w:rPr>
              <w:t>13</w:t>
            </w:r>
          </w:p>
        </w:tc>
      </w:tr>
      <w:tr w:rsidR="00AA0A37" w14:paraId="4C730252" w14:textId="77777777" w:rsidTr="00301BC6">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087573DC"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EA7074" w14:textId="77777777" w:rsidR="00AA0A37" w:rsidRDefault="00AA0A37">
            <w:pPr>
              <w:spacing w:after="40"/>
            </w:pPr>
            <w:r>
              <w:rPr>
                <w:sz w:val="18"/>
                <w:szCs w:val="18"/>
              </w:rPr>
              <w:t>Atribuir ao gestor do contrato a fiscalização do Programa de Integridade.</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0EBCD" w14:textId="77777777" w:rsidR="00AA0A37" w:rsidRDefault="00AA0A37" w:rsidP="00AA0A37">
            <w:pPr>
              <w:spacing w:after="40"/>
              <w:jc w:val="center"/>
            </w:pPr>
            <w:r>
              <w:rPr>
                <w:sz w:val="18"/>
                <w:szCs w:val="18"/>
              </w:rPr>
              <w:t>15</w:t>
            </w:r>
          </w:p>
        </w:tc>
      </w:tr>
      <w:tr w:rsidR="00AA0A37" w14:paraId="14096FD5" w14:textId="77777777" w:rsidTr="00301BC6">
        <w:trPr>
          <w:cantSplit/>
        </w:trPr>
        <w:tc>
          <w:tcPr>
            <w:tcW w:w="2600" w:type="dxa"/>
            <w:vMerge/>
            <w:tcBorders>
              <w:left w:val="single" w:sz="4" w:space="0" w:color="A6A6A6"/>
              <w:bottom w:val="single" w:sz="4" w:space="0" w:color="A6A6A6"/>
              <w:right w:val="single" w:sz="4" w:space="0" w:color="A6A6A6"/>
            </w:tcBorders>
            <w:tcMar>
              <w:top w:w="60" w:type="dxa"/>
              <w:left w:w="90" w:type="dxa"/>
              <w:bottom w:w="60" w:type="dxa"/>
              <w:right w:w="90" w:type="dxa"/>
            </w:tcMar>
          </w:tcPr>
          <w:p w14:paraId="732CDE60"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5BF9DF" w14:textId="77777777" w:rsidR="00AA0A37" w:rsidRDefault="00AA0A37">
            <w:pPr>
              <w:spacing w:after="40"/>
            </w:pPr>
            <w:r>
              <w:rPr>
                <w:sz w:val="18"/>
                <w:szCs w:val="18"/>
              </w:rPr>
              <w:t>Prever a ratificação pelo Diretor-Presidente quando uma recomendação da ASSJUR não for acolhida.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E179C5" w14:textId="77777777" w:rsidR="00AA0A37" w:rsidRDefault="00AA0A37" w:rsidP="00AA0A37">
            <w:pPr>
              <w:spacing w:after="40"/>
              <w:jc w:val="center"/>
            </w:pPr>
            <w:r>
              <w:rPr>
                <w:sz w:val="18"/>
                <w:szCs w:val="18"/>
              </w:rPr>
              <w:t>17</w:t>
            </w:r>
          </w:p>
        </w:tc>
      </w:tr>
      <w:tr w:rsidR="00AA0A37" w14:paraId="137FF86A" w14:textId="77777777" w:rsidTr="00C03B6E">
        <w:trPr>
          <w:cantSplit/>
        </w:trPr>
        <w:tc>
          <w:tcPr>
            <w:tcW w:w="2600" w:type="dxa"/>
            <w:vMerge w:val="restart"/>
            <w:tcBorders>
              <w:top w:val="single" w:sz="4" w:space="0" w:color="A6A6A6"/>
              <w:left w:val="single" w:sz="4" w:space="0" w:color="A6A6A6"/>
              <w:right w:val="single" w:sz="4" w:space="0" w:color="A6A6A6"/>
            </w:tcBorders>
            <w:tcMar>
              <w:top w:w="60" w:type="dxa"/>
              <w:left w:w="90" w:type="dxa"/>
              <w:bottom w:w="60" w:type="dxa"/>
              <w:right w:w="90" w:type="dxa"/>
            </w:tcMar>
          </w:tcPr>
          <w:p w14:paraId="4913FC32" w14:textId="77777777" w:rsidR="00AA0A37" w:rsidRDefault="00AA0A37">
            <w:pPr>
              <w:spacing w:after="40"/>
            </w:pPr>
            <w:r>
              <w:rPr>
                <w:sz w:val="18"/>
                <w:szCs w:val="18"/>
              </w:rPr>
              <w:t>Reforçar conferências</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EDE63" w14:textId="77777777" w:rsidR="00AA0A37" w:rsidRDefault="00AA0A37">
            <w:pPr>
              <w:spacing w:after="40"/>
            </w:pPr>
            <w:r>
              <w:rPr>
                <w:sz w:val="18"/>
                <w:szCs w:val="18"/>
              </w:rPr>
              <w:t>Conferir sempre a justificativa do preço e a razão da escolha do fornecedor.</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2848DC" w14:textId="77777777" w:rsidR="00AA0A37" w:rsidRDefault="00AA0A37" w:rsidP="00AA0A37">
            <w:pPr>
              <w:spacing w:after="40"/>
              <w:jc w:val="center"/>
            </w:pPr>
            <w:r>
              <w:rPr>
                <w:sz w:val="18"/>
                <w:szCs w:val="18"/>
              </w:rPr>
              <w:t>5</w:t>
            </w:r>
          </w:p>
        </w:tc>
      </w:tr>
      <w:tr w:rsidR="00AA0A37" w14:paraId="149AAE4B" w14:textId="77777777" w:rsidTr="00C03B6E">
        <w:trPr>
          <w:cantSplit/>
        </w:trPr>
        <w:tc>
          <w:tcPr>
            <w:tcW w:w="2600" w:type="dxa"/>
            <w:vMerge/>
            <w:tcBorders>
              <w:left w:val="single" w:sz="4" w:space="0" w:color="A6A6A6"/>
              <w:bottom w:val="single" w:sz="4" w:space="0" w:color="A6A6A6"/>
              <w:right w:val="single" w:sz="4" w:space="0" w:color="A6A6A6"/>
            </w:tcBorders>
            <w:tcMar>
              <w:top w:w="60" w:type="dxa"/>
              <w:left w:w="90" w:type="dxa"/>
              <w:bottom w:w="60" w:type="dxa"/>
              <w:right w:w="90" w:type="dxa"/>
            </w:tcMar>
          </w:tcPr>
          <w:p w14:paraId="2F69C1D7"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3E2BF3" w14:textId="77777777" w:rsidR="00AA0A37" w:rsidRDefault="00AA0A37">
            <w:pPr>
              <w:spacing w:after="40"/>
            </w:pPr>
            <w:r>
              <w:rPr>
                <w:sz w:val="18"/>
                <w:szCs w:val="18"/>
              </w:rPr>
              <w:t>Conferir a notória especialização e a veracidade dos documentos na inexigibilidade.</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DD8741" w14:textId="77777777" w:rsidR="00AA0A37" w:rsidRDefault="00AA0A37" w:rsidP="00AA0A37">
            <w:pPr>
              <w:spacing w:after="40"/>
              <w:jc w:val="center"/>
            </w:pPr>
            <w:r>
              <w:rPr>
                <w:sz w:val="18"/>
                <w:szCs w:val="18"/>
              </w:rPr>
              <w:t>11</w:t>
            </w:r>
          </w:p>
        </w:tc>
      </w:tr>
      <w:tr w:rsidR="00AA0A37" w14:paraId="1467ACFC" w14:textId="77777777" w:rsidTr="00AD104A">
        <w:trPr>
          <w:cantSplit/>
        </w:trPr>
        <w:tc>
          <w:tcPr>
            <w:tcW w:w="2600" w:type="dxa"/>
            <w:vMerge w:val="restart"/>
            <w:tcBorders>
              <w:top w:val="single" w:sz="4" w:space="0" w:color="A6A6A6"/>
              <w:left w:val="single" w:sz="4" w:space="0" w:color="A6A6A6"/>
              <w:right w:val="single" w:sz="4" w:space="0" w:color="A6A6A6"/>
            </w:tcBorders>
            <w:tcMar>
              <w:top w:w="60" w:type="dxa"/>
              <w:left w:w="90" w:type="dxa"/>
              <w:bottom w:w="60" w:type="dxa"/>
              <w:right w:w="90" w:type="dxa"/>
            </w:tcMar>
          </w:tcPr>
          <w:p w14:paraId="0D1D3975" w14:textId="77777777" w:rsidR="00AA0A37" w:rsidRDefault="00AA0A37">
            <w:pPr>
              <w:spacing w:after="40"/>
            </w:pPr>
            <w:r>
              <w:rPr>
                <w:sz w:val="18"/>
                <w:szCs w:val="18"/>
              </w:rPr>
              <w:t>DDI e grau de risco</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31F88C" w14:textId="77777777" w:rsidR="00AA0A37" w:rsidRDefault="00AA0A37">
            <w:pPr>
              <w:spacing w:after="40"/>
            </w:pPr>
            <w:r>
              <w:rPr>
                <w:sz w:val="18"/>
                <w:szCs w:val="18"/>
              </w:rPr>
              <w:t>Tornar obrigatória a DDI para todas as contratações até que o RILC seja alterado.</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00D7E8" w14:textId="77777777" w:rsidR="00AA0A37" w:rsidRDefault="00AA0A37" w:rsidP="00AA0A37">
            <w:pPr>
              <w:spacing w:after="40"/>
              <w:jc w:val="center"/>
            </w:pPr>
            <w:r>
              <w:rPr>
                <w:sz w:val="18"/>
                <w:szCs w:val="18"/>
              </w:rPr>
              <w:t>4</w:t>
            </w:r>
          </w:p>
        </w:tc>
      </w:tr>
      <w:tr w:rsidR="00AA0A37" w14:paraId="4EB0C3DC" w14:textId="77777777" w:rsidTr="00AD104A">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686400E2"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82C6ED" w14:textId="77777777" w:rsidR="00AA0A37" w:rsidRDefault="00AA0A37">
            <w:pPr>
              <w:spacing w:after="40"/>
            </w:pPr>
            <w:r>
              <w:rPr>
                <w:sz w:val="18"/>
                <w:szCs w:val="18"/>
              </w:rPr>
              <w:t>Definir o critério de valor que torna a DDI obrigatória.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15A03A" w14:textId="77777777" w:rsidR="00AA0A37" w:rsidRDefault="00AA0A37" w:rsidP="00AA0A37">
            <w:pPr>
              <w:spacing w:after="40"/>
              <w:jc w:val="center"/>
            </w:pPr>
            <w:r>
              <w:rPr>
                <w:sz w:val="18"/>
                <w:szCs w:val="18"/>
              </w:rPr>
              <w:t>7</w:t>
            </w:r>
          </w:p>
        </w:tc>
      </w:tr>
      <w:tr w:rsidR="00AA0A37" w14:paraId="515D267D" w14:textId="77777777" w:rsidTr="00AD104A">
        <w:trPr>
          <w:cantSplit/>
        </w:trPr>
        <w:tc>
          <w:tcPr>
            <w:tcW w:w="2600" w:type="dxa"/>
            <w:vMerge/>
            <w:tcBorders>
              <w:left w:val="single" w:sz="4" w:space="0" w:color="A6A6A6"/>
              <w:right w:val="single" w:sz="4" w:space="0" w:color="A6A6A6"/>
            </w:tcBorders>
            <w:tcMar>
              <w:top w:w="60" w:type="dxa"/>
              <w:left w:w="90" w:type="dxa"/>
              <w:bottom w:w="60" w:type="dxa"/>
              <w:right w:w="90" w:type="dxa"/>
            </w:tcMar>
          </w:tcPr>
          <w:p w14:paraId="6E56B340"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278069" w14:textId="77777777" w:rsidR="00AA0A37" w:rsidRDefault="00AA0A37">
            <w:pPr>
              <w:spacing w:after="40"/>
            </w:pPr>
            <w:r>
              <w:rPr>
                <w:sz w:val="18"/>
                <w:szCs w:val="18"/>
              </w:rPr>
              <w:t>Retirar do fluxo as etapas que dependem de grau de risco. Até lá, o Relatório de DDI traz achados e medidas, sem grau.</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317B8A" w14:textId="77777777" w:rsidR="00AA0A37" w:rsidRDefault="00AA0A37">
            <w:pPr>
              <w:spacing w:after="40"/>
            </w:pPr>
            <w:r>
              <w:rPr>
                <w:sz w:val="18"/>
                <w:szCs w:val="18"/>
              </w:rPr>
              <w:t>10</w:t>
            </w:r>
          </w:p>
        </w:tc>
      </w:tr>
      <w:tr w:rsidR="00AA0A37" w14:paraId="71A99FFF" w14:textId="77777777" w:rsidTr="00AD104A">
        <w:trPr>
          <w:cantSplit/>
        </w:trPr>
        <w:tc>
          <w:tcPr>
            <w:tcW w:w="2600" w:type="dxa"/>
            <w:vMerge/>
            <w:tcBorders>
              <w:left w:val="single" w:sz="4" w:space="0" w:color="A6A6A6"/>
              <w:bottom w:val="single" w:sz="4" w:space="0" w:color="A6A6A6"/>
              <w:right w:val="single" w:sz="4" w:space="0" w:color="A6A6A6"/>
            </w:tcBorders>
            <w:tcMar>
              <w:top w:w="60" w:type="dxa"/>
              <w:left w:w="90" w:type="dxa"/>
              <w:bottom w:w="60" w:type="dxa"/>
              <w:right w:w="90" w:type="dxa"/>
            </w:tcMar>
          </w:tcPr>
          <w:p w14:paraId="7D9A5C94"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DE8B6F" w14:textId="77777777" w:rsidR="00AA0A37" w:rsidRDefault="00AA0A37">
            <w:pPr>
              <w:spacing w:after="40"/>
            </w:pPr>
            <w:r>
              <w:rPr>
                <w:sz w:val="18"/>
                <w:szCs w:val="18"/>
              </w:rPr>
              <w:t>Contratar a ferramenta de classificação de risco.</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F629AE" w14:textId="77777777" w:rsidR="00AA0A37" w:rsidRDefault="00AA0A37">
            <w:pPr>
              <w:spacing w:after="40"/>
            </w:pPr>
            <w:r>
              <w:rPr>
                <w:sz w:val="18"/>
                <w:szCs w:val="18"/>
              </w:rPr>
              <w:t>10</w:t>
            </w:r>
          </w:p>
        </w:tc>
      </w:tr>
      <w:tr w:rsidR="00AA0A37" w14:paraId="7B6D01F1" w14:textId="77777777" w:rsidTr="0046440F">
        <w:trPr>
          <w:cantSplit/>
        </w:trPr>
        <w:tc>
          <w:tcPr>
            <w:tcW w:w="2600" w:type="dxa"/>
            <w:vMerge w:val="restart"/>
            <w:tcBorders>
              <w:top w:val="single" w:sz="4" w:space="0" w:color="A6A6A6"/>
              <w:left w:val="single" w:sz="4" w:space="0" w:color="A6A6A6"/>
              <w:right w:val="single" w:sz="4" w:space="0" w:color="A6A6A6"/>
            </w:tcBorders>
            <w:tcMar>
              <w:top w:w="60" w:type="dxa"/>
              <w:left w:w="90" w:type="dxa"/>
              <w:bottom w:w="60" w:type="dxa"/>
              <w:right w:w="90" w:type="dxa"/>
            </w:tcMar>
          </w:tcPr>
          <w:p w14:paraId="136BE4CA" w14:textId="77777777" w:rsidR="00AA0A37" w:rsidRDefault="00AA0A37">
            <w:pPr>
              <w:spacing w:after="40"/>
            </w:pPr>
            <w:r>
              <w:rPr>
                <w:sz w:val="18"/>
                <w:szCs w:val="18"/>
              </w:rPr>
              <w:t>Programa de Integridade</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34C345" w14:textId="77777777" w:rsidR="00AA0A37" w:rsidRDefault="00AA0A37">
            <w:pPr>
              <w:spacing w:after="40"/>
            </w:pPr>
            <w:r>
              <w:rPr>
                <w:sz w:val="18"/>
                <w:szCs w:val="18"/>
              </w:rPr>
              <w:t>Deixar claro que a avaliação prévia não condiciona a contratação e pedir a declaração do art. 10 a quem já tem programa.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76DF9A" w14:textId="77777777" w:rsidR="00AA0A37" w:rsidRDefault="00AA0A37">
            <w:pPr>
              <w:spacing w:after="40"/>
            </w:pPr>
            <w:r>
              <w:rPr>
                <w:sz w:val="18"/>
                <w:szCs w:val="18"/>
              </w:rPr>
              <w:t>8</w:t>
            </w:r>
          </w:p>
        </w:tc>
      </w:tr>
      <w:tr w:rsidR="00AA0A37" w14:paraId="1A6EA4DE" w14:textId="77777777" w:rsidTr="0046440F">
        <w:trPr>
          <w:cantSplit/>
        </w:trPr>
        <w:tc>
          <w:tcPr>
            <w:tcW w:w="2600" w:type="dxa"/>
            <w:vMerge/>
            <w:tcBorders>
              <w:left w:val="single" w:sz="4" w:space="0" w:color="A6A6A6"/>
              <w:bottom w:val="single" w:sz="4" w:space="0" w:color="A6A6A6"/>
              <w:right w:val="single" w:sz="4" w:space="0" w:color="A6A6A6"/>
            </w:tcBorders>
            <w:tcMar>
              <w:top w:w="60" w:type="dxa"/>
              <w:left w:w="90" w:type="dxa"/>
              <w:bottom w:w="60" w:type="dxa"/>
              <w:right w:w="90" w:type="dxa"/>
            </w:tcMar>
          </w:tcPr>
          <w:p w14:paraId="1FF06314" w14:textId="77777777" w:rsidR="00AA0A37" w:rsidRDefault="00AA0A37">
            <w:pPr>
              <w:spacing w:after="40"/>
            </w:pP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5B8BA" w14:textId="77777777" w:rsidR="00AA0A37" w:rsidRDefault="00AA0A37">
            <w:pPr>
              <w:spacing w:after="40"/>
            </w:pPr>
            <w:r>
              <w:rPr>
                <w:sz w:val="18"/>
                <w:szCs w:val="18"/>
              </w:rPr>
              <w:t>Confirmar que a Portaria CENTRAL 188/2021 segue os 16 parâmetros da Lei 7.753.</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ECD32F" w14:textId="77777777" w:rsidR="00AA0A37" w:rsidRDefault="00AA0A37">
            <w:pPr>
              <w:spacing w:after="40"/>
            </w:pPr>
            <w:r>
              <w:rPr>
                <w:sz w:val="18"/>
                <w:szCs w:val="18"/>
              </w:rPr>
              <w:t>18</w:t>
            </w:r>
          </w:p>
        </w:tc>
      </w:tr>
      <w:tr w:rsidR="00AA0A37" w14:paraId="34845C7C" w14:textId="77777777" w:rsidTr="00AA0A3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B7969E" w14:textId="77777777" w:rsidR="00AA0A37" w:rsidRDefault="00AA0A37">
            <w:pPr>
              <w:spacing w:after="40"/>
            </w:pPr>
            <w:r>
              <w:rPr>
                <w:sz w:val="18"/>
                <w:szCs w:val="18"/>
              </w:rPr>
              <w:t>Ajustes de redação</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19E732" w14:textId="77777777" w:rsidR="00AA0A37" w:rsidRDefault="00AA0A37">
            <w:pPr>
              <w:spacing w:after="40"/>
            </w:pPr>
            <w:r>
              <w:rPr>
                <w:sz w:val="18"/>
                <w:szCs w:val="18"/>
              </w:rPr>
              <w:t>Corrigir a numeração e as remissões da proposta.</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57D49D" w14:textId="77777777" w:rsidR="00AA0A37" w:rsidRDefault="00AA0A37">
            <w:pPr>
              <w:spacing w:after="40"/>
            </w:pPr>
            <w:r>
              <w:rPr>
                <w:sz w:val="18"/>
                <w:szCs w:val="18"/>
              </w:rPr>
              <w:t>19</w:t>
            </w:r>
          </w:p>
        </w:tc>
      </w:tr>
      <w:tr w:rsidR="00AA0A37" w14:paraId="798492EE" w14:textId="77777777" w:rsidTr="00AA0A3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DCC588" w14:textId="77777777" w:rsidR="00AA0A37" w:rsidRDefault="00AA0A37">
            <w:pPr>
              <w:spacing w:after="40"/>
            </w:pPr>
            <w:r>
              <w:rPr>
                <w:sz w:val="18"/>
                <w:szCs w:val="18"/>
              </w:rPr>
              <w:t>Novo RILC</w:t>
            </w:r>
          </w:p>
        </w:tc>
        <w:tc>
          <w:tcPr>
            <w:tcW w:w="64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92CCFF" w14:textId="77777777" w:rsidR="00AA0A37" w:rsidRDefault="00AA0A37">
            <w:pPr>
              <w:spacing w:after="40"/>
            </w:pPr>
            <w:r>
              <w:rPr>
                <w:sz w:val="18"/>
                <w:szCs w:val="18"/>
              </w:rPr>
              <w:t>Levar à ASSJUR a exigência de Programa de Integridade para assinar (Minuta, art. 252, III).</w:t>
            </w:r>
          </w:p>
        </w:tc>
        <w:tc>
          <w:tcPr>
            <w:tcW w:w="85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A2903E" w14:textId="77777777" w:rsidR="00AA0A37" w:rsidRDefault="00AA0A37">
            <w:pPr>
              <w:spacing w:after="40"/>
            </w:pPr>
            <w:r>
              <w:rPr>
                <w:sz w:val="18"/>
                <w:szCs w:val="18"/>
              </w:rPr>
              <w:t>Seção 4</w:t>
            </w:r>
          </w:p>
        </w:tc>
      </w:tr>
    </w:tbl>
    <w:p w14:paraId="65156873" w14:textId="347BBA63" w:rsidR="00A16DEC" w:rsidRDefault="00A16DEC">
      <w:pPr>
        <w:pStyle w:val="Ttulo1"/>
        <w:rPr>
          <w:color w:val="1F3864"/>
        </w:rPr>
      </w:pPr>
    </w:p>
    <w:p w14:paraId="0154F2C0" w14:textId="096A55DA" w:rsidR="008D241F" w:rsidRDefault="00AA0A37">
      <w:pPr>
        <w:pStyle w:val="Ttulo1"/>
      </w:pPr>
      <w:r>
        <w:rPr>
          <w:color w:val="1F3864"/>
        </w:rPr>
        <w:t>3.  COMPARAÇÃO ENTRE O POP VIGENTE E A PROPOSTA DA SUPADM</w:t>
      </w:r>
    </w:p>
    <w:p w14:paraId="32F1639A" w14:textId="5FA7F263" w:rsidR="008D241F" w:rsidRDefault="00711365" w:rsidP="00A16DEC">
      <w:pPr>
        <w:spacing w:after="100"/>
        <w:jc w:val="both"/>
      </w:pPr>
      <w:r>
        <w:rPr>
          <w:b/>
          <w:bCs/>
        </w:rPr>
        <w:t xml:space="preserve">Objetivo: </w:t>
      </w:r>
      <w:r>
        <w:t>comparar a redação vigente do POP</w:t>
      </w:r>
      <w:r w:rsidR="00AA0A37">
        <w:t xml:space="preserve"> com a proposta da SUPADM</w:t>
      </w:r>
      <w:r>
        <w:t>, identificando o que saiu, o que saiu em parte e o que foi incluído. A proposta não traz justificativa para as alterações.</w:t>
      </w:r>
    </w:p>
    <w:p w14:paraId="7186D918" w14:textId="77777777" w:rsidR="008D241F" w:rsidRDefault="00711365" w:rsidP="00A16DEC">
      <w:pPr>
        <w:spacing w:after="100"/>
        <w:jc w:val="both"/>
      </w:pPr>
      <w:r>
        <w:rPr>
          <w:b/>
          <w:bCs/>
        </w:rPr>
        <w:t xml:space="preserve">Critério: </w:t>
      </w:r>
      <w:r>
        <w:t>uma ação só é listada como "saiu por completo" se não aparece em nenhum ponto da proposta. Se permanece, ainda que em outro item, com outro responsável ou com redação reduzida, consta como "saiu em parte".</w:t>
      </w:r>
    </w:p>
    <w:p w14:paraId="5D43645E" w14:textId="77777777" w:rsidR="008D241F" w:rsidRDefault="00711365" w:rsidP="00A16DEC">
      <w:pPr>
        <w:spacing w:after="100"/>
        <w:jc w:val="both"/>
      </w:pPr>
      <w:r>
        <w:rPr>
          <w:b/>
          <w:bCs/>
        </w:rPr>
        <w:t xml:space="preserve">Referências: </w:t>
      </w:r>
      <w:r>
        <w:t xml:space="preserve">no POP vigente, os itens de cada etapa são numerados automaticamente (a, b, </w:t>
      </w:r>
      <w:proofErr w:type="gramStart"/>
      <w:r>
        <w:t>c...</w:t>
      </w:r>
      <w:proofErr w:type="gramEnd"/>
      <w:r>
        <w:t>). Na proposta há letras repetidas (o item 1 tem dois "d" e o item 3 repete o "b"); por isso, quando necessário, cita-se "(1º)" ou "(2º)" para indicar a ordem em que a letra aparece.</w:t>
      </w:r>
    </w:p>
    <w:p w14:paraId="6F3F48B9" w14:textId="77777777" w:rsidR="00AA0A37" w:rsidRDefault="00AA0A37">
      <w:pPr>
        <w:pStyle w:val="Ttulo2"/>
        <w:spacing w:before="200" w:after="100"/>
        <w:rPr>
          <w:b/>
          <w:bCs/>
          <w:color w:val="1F3864"/>
          <w:sz w:val="22"/>
          <w:szCs w:val="22"/>
        </w:rPr>
      </w:pPr>
    </w:p>
    <w:p w14:paraId="7D6E48EE" w14:textId="3E79CCF3" w:rsidR="008D241F" w:rsidRDefault="00AA0A37">
      <w:pPr>
        <w:pStyle w:val="Ttulo2"/>
        <w:spacing w:before="200" w:after="100"/>
        <w:rPr>
          <w:b/>
          <w:bCs/>
          <w:color w:val="1F3864"/>
          <w:sz w:val="22"/>
          <w:szCs w:val="22"/>
        </w:rPr>
      </w:pPr>
      <w:r>
        <w:rPr>
          <w:b/>
          <w:bCs/>
          <w:color w:val="1F3864"/>
          <w:sz w:val="22"/>
          <w:szCs w:val="22"/>
        </w:rPr>
        <w:t>3</w:t>
      </w:r>
      <w:r w:rsidR="00711365">
        <w:rPr>
          <w:b/>
          <w:bCs/>
          <w:color w:val="1F3864"/>
          <w:sz w:val="22"/>
          <w:szCs w:val="22"/>
        </w:rPr>
        <w:t>.1 Ações do POP vigente que saíram por completo</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23"/>
        <w:gridCol w:w="1559"/>
        <w:gridCol w:w="4536"/>
      </w:tblGrid>
      <w:tr w:rsidR="008D241F" w14:paraId="13B1F20E" w14:textId="77777777" w:rsidTr="00A16DEC">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AF0CA0D" w14:textId="77777777" w:rsidR="008D241F" w:rsidRDefault="00711365">
            <w:pPr>
              <w:spacing w:after="40"/>
            </w:pPr>
            <w:r>
              <w:rPr>
                <w:b/>
                <w:bCs/>
                <w:color w:val="1F3864"/>
                <w:sz w:val="18"/>
                <w:szCs w:val="18"/>
              </w:rPr>
              <w:t>#</w:t>
            </w:r>
          </w:p>
        </w:tc>
        <w:tc>
          <w:tcPr>
            <w:tcW w:w="33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284044D" w14:textId="77777777" w:rsidR="008D241F" w:rsidRDefault="00711365">
            <w:pPr>
              <w:spacing w:after="40"/>
            </w:pPr>
            <w:r>
              <w:rPr>
                <w:b/>
                <w:bCs/>
                <w:color w:val="1F3864"/>
                <w:sz w:val="18"/>
                <w:szCs w:val="18"/>
              </w:rPr>
              <w:t>Ação (redação vigente)</w:t>
            </w:r>
          </w:p>
        </w:tc>
        <w:tc>
          <w:tcPr>
            <w:tcW w:w="155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DA5E4ED" w14:textId="77777777" w:rsidR="008D241F" w:rsidRDefault="00711365">
            <w:pPr>
              <w:spacing w:after="40"/>
            </w:pPr>
            <w:r>
              <w:rPr>
                <w:b/>
                <w:bCs/>
                <w:color w:val="1F3864"/>
                <w:sz w:val="18"/>
                <w:szCs w:val="18"/>
              </w:rPr>
              <w:t>Onde estava</w:t>
            </w:r>
          </w:p>
        </w:tc>
        <w:tc>
          <w:tcPr>
            <w:tcW w:w="453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04C219A" w14:textId="77777777" w:rsidR="008D241F" w:rsidRDefault="00711365">
            <w:pPr>
              <w:spacing w:after="40"/>
            </w:pPr>
            <w:r>
              <w:rPr>
                <w:b/>
                <w:bCs/>
                <w:color w:val="1F3864"/>
                <w:sz w:val="18"/>
                <w:szCs w:val="18"/>
              </w:rPr>
              <w:t>Situação na proposta</w:t>
            </w:r>
          </w:p>
        </w:tc>
      </w:tr>
      <w:tr w:rsidR="008D241F" w14:paraId="4DDB4703"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9FC626" w14:textId="77777777" w:rsidR="008D241F" w:rsidRDefault="00711365">
            <w:pPr>
              <w:spacing w:after="40"/>
            </w:pPr>
            <w:r>
              <w:rPr>
                <w:sz w:val="18"/>
                <w:szCs w:val="18"/>
              </w:rPr>
              <w:t>1</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816917" w14:textId="77777777" w:rsidR="008D241F" w:rsidRDefault="00711365">
            <w:pPr>
              <w:spacing w:after="40"/>
            </w:pPr>
            <w:r>
              <w:rPr>
                <w:sz w:val="18"/>
                <w:szCs w:val="18"/>
              </w:rPr>
              <w:t>Coluna PRAZO (estimado):</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A93D31" w14:textId="77777777" w:rsidR="008D241F" w:rsidRDefault="00711365">
            <w:pPr>
              <w:spacing w:after="40"/>
            </w:pPr>
            <w:r>
              <w:rPr>
                <w:sz w:val="18"/>
                <w:szCs w:val="18"/>
              </w:rPr>
              <w:t>Cabeçalho da tabela</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9D7696" w14:textId="77777777" w:rsidR="008D241F" w:rsidRDefault="00711365">
            <w:pPr>
              <w:spacing w:after="40"/>
            </w:pPr>
            <w:r>
              <w:rPr>
                <w:sz w:val="18"/>
                <w:szCs w:val="18"/>
              </w:rPr>
              <w:t>Coluna suprimida. Não há mais prazos.</w:t>
            </w:r>
          </w:p>
        </w:tc>
      </w:tr>
      <w:tr w:rsidR="008D241F" w14:paraId="318C85C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4014DB" w14:textId="77777777" w:rsidR="008D241F" w:rsidRDefault="00711365">
            <w:pPr>
              <w:spacing w:after="40"/>
            </w:pPr>
            <w:r>
              <w:rPr>
                <w:sz w:val="18"/>
                <w:szCs w:val="18"/>
              </w:rPr>
              <w:t>2</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6CFC6F" w14:textId="77777777" w:rsidR="008D241F" w:rsidRDefault="00711365">
            <w:pPr>
              <w:spacing w:after="40"/>
            </w:pPr>
            <w:r>
              <w:rPr>
                <w:sz w:val="18"/>
                <w:szCs w:val="18"/>
              </w:rPr>
              <w:t>Caso necessário, encaminhar para a ASSJUR para uma nova análise</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1D174D" w14:textId="77777777" w:rsidR="008D241F" w:rsidRDefault="00711365">
            <w:pPr>
              <w:spacing w:after="40"/>
            </w:pPr>
            <w:r>
              <w:rPr>
                <w:sz w:val="18"/>
                <w:szCs w:val="18"/>
              </w:rPr>
              <w:t>B.1, item c</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13AACE" w14:textId="77777777" w:rsidR="008D241F" w:rsidRDefault="00711365">
            <w:pPr>
              <w:spacing w:after="40"/>
            </w:pPr>
            <w:r>
              <w:rPr>
                <w:sz w:val="18"/>
                <w:szCs w:val="18"/>
              </w:rPr>
              <w:t>Não consta.</w:t>
            </w:r>
          </w:p>
        </w:tc>
      </w:tr>
      <w:tr w:rsidR="008D241F" w14:paraId="7362EC77"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F47D73" w14:textId="77777777" w:rsidR="008D241F" w:rsidRDefault="00711365">
            <w:pPr>
              <w:spacing w:after="40"/>
            </w:pPr>
            <w:r>
              <w:rPr>
                <w:sz w:val="18"/>
                <w:szCs w:val="18"/>
              </w:rPr>
              <w:t>3</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7DAF66" w14:textId="77777777" w:rsidR="008D241F" w:rsidRDefault="00711365">
            <w:pPr>
              <w:spacing w:after="40"/>
            </w:pPr>
            <w:r>
              <w:rPr>
                <w:sz w:val="18"/>
                <w:szCs w:val="18"/>
              </w:rPr>
              <w:t>Verificar se o contratado não está na lista de empresas vedadas nos sistemas SIGA, CNEP e CEIS</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BE9108" w14:textId="77777777" w:rsidR="008D241F" w:rsidRDefault="00711365">
            <w:pPr>
              <w:spacing w:after="40"/>
            </w:pPr>
            <w:r>
              <w:rPr>
                <w:sz w:val="18"/>
                <w:szCs w:val="18"/>
              </w:rPr>
              <w:t>B.1, Controles necessários</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EA37E" w14:textId="77777777" w:rsidR="008D241F" w:rsidRDefault="00711365">
            <w:pPr>
              <w:spacing w:after="40"/>
            </w:pPr>
            <w:r>
              <w:rPr>
                <w:sz w:val="18"/>
                <w:szCs w:val="18"/>
              </w:rPr>
              <w:t>Não consta. Permanece só o controle de "Certidões inseridas e atualizadas".</w:t>
            </w:r>
          </w:p>
        </w:tc>
      </w:tr>
      <w:tr w:rsidR="008D241F" w14:paraId="6D166E06"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168D50" w14:textId="77777777" w:rsidR="008D241F" w:rsidRDefault="00711365">
            <w:pPr>
              <w:spacing w:after="40"/>
            </w:pPr>
            <w:r>
              <w:rPr>
                <w:sz w:val="18"/>
                <w:szCs w:val="18"/>
              </w:rPr>
              <w:t>4</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38081C" w14:textId="77777777" w:rsidR="008D241F" w:rsidRDefault="00711365">
            <w:pPr>
              <w:spacing w:after="40"/>
            </w:pPr>
            <w:r>
              <w:rPr>
                <w:sz w:val="18"/>
                <w:szCs w:val="18"/>
              </w:rPr>
              <w:t>CHEGAB: elaborar a minuta de Despacho de autorização da NAD (Anexo II) e encaminhar ao Diretor Presidente</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9BF00B" w14:textId="77777777" w:rsidR="008D241F" w:rsidRDefault="00711365">
            <w:pPr>
              <w:spacing w:after="40"/>
            </w:pPr>
            <w:r>
              <w:rPr>
                <w:sz w:val="18"/>
                <w:szCs w:val="18"/>
              </w:rPr>
              <w:t>B.10</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548F9D" w14:textId="77777777" w:rsidR="008D241F" w:rsidRDefault="00711365">
            <w:pPr>
              <w:spacing w:after="40"/>
            </w:pPr>
            <w:r>
              <w:rPr>
                <w:sz w:val="18"/>
                <w:szCs w:val="18"/>
              </w:rPr>
              <w:t>Não consta.</w:t>
            </w:r>
          </w:p>
        </w:tc>
      </w:tr>
      <w:tr w:rsidR="008D241F" w14:paraId="5995A1EE"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87BCEA" w14:textId="77777777" w:rsidR="008D241F" w:rsidRDefault="00711365">
            <w:pPr>
              <w:spacing w:after="40"/>
            </w:pPr>
            <w:r>
              <w:rPr>
                <w:sz w:val="18"/>
                <w:szCs w:val="18"/>
              </w:rPr>
              <w:t>5</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723AA" w14:textId="77777777" w:rsidR="008D241F" w:rsidRDefault="00711365">
            <w:pPr>
              <w:spacing w:after="40"/>
            </w:pPr>
            <w:r>
              <w:rPr>
                <w:sz w:val="18"/>
                <w:szCs w:val="18"/>
              </w:rPr>
              <w:t>PRESI: assinar a minuta de Despacho (Anexo II)</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D0159D" w14:textId="77777777" w:rsidR="008D241F" w:rsidRDefault="00711365">
            <w:pPr>
              <w:spacing w:after="40"/>
            </w:pPr>
            <w:r>
              <w:rPr>
                <w:sz w:val="18"/>
                <w:szCs w:val="18"/>
              </w:rPr>
              <w:t>B.10</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D9EE3F" w14:textId="77777777" w:rsidR="008D241F" w:rsidRDefault="00711365">
            <w:pPr>
              <w:spacing w:after="40"/>
            </w:pPr>
            <w:r>
              <w:rPr>
                <w:sz w:val="18"/>
                <w:szCs w:val="18"/>
              </w:rPr>
              <w:t>Não consta.</w:t>
            </w:r>
          </w:p>
        </w:tc>
      </w:tr>
      <w:tr w:rsidR="008D241F" w14:paraId="42C68EA7"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720665" w14:textId="77777777" w:rsidR="008D241F" w:rsidRDefault="00711365">
            <w:pPr>
              <w:spacing w:after="40"/>
            </w:pPr>
            <w:r>
              <w:rPr>
                <w:sz w:val="18"/>
                <w:szCs w:val="18"/>
              </w:rPr>
              <w:t>6</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6C2FDA" w14:textId="77777777" w:rsidR="008D241F" w:rsidRDefault="00711365">
            <w:pPr>
              <w:spacing w:after="40"/>
            </w:pPr>
            <w:r>
              <w:rPr>
                <w:sz w:val="18"/>
                <w:szCs w:val="18"/>
              </w:rPr>
              <w:t>PRESI: autorizar a emissão da Nota de Empenho no SIGA e encaminhar à DIRPLA/GERORT (a redação vigente escreve "Nota de Empenho – NAD")</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748BE5" w14:textId="77777777" w:rsidR="008D241F" w:rsidRDefault="00711365">
            <w:pPr>
              <w:spacing w:after="40"/>
            </w:pPr>
            <w:r>
              <w:rPr>
                <w:sz w:val="18"/>
                <w:szCs w:val="18"/>
              </w:rPr>
              <w:t>B.10, item b</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27B7E4" w14:textId="77777777" w:rsidR="008D241F" w:rsidRDefault="00711365">
            <w:pPr>
              <w:spacing w:after="40"/>
            </w:pPr>
            <w:r>
              <w:rPr>
                <w:sz w:val="18"/>
                <w:szCs w:val="18"/>
              </w:rPr>
              <w:t>Não consta. O item 5 da sugestão trata só da autorização da NAD.</w:t>
            </w:r>
          </w:p>
        </w:tc>
      </w:tr>
      <w:tr w:rsidR="008D241F" w14:paraId="35FFFF9A"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5B7AED" w14:textId="77777777" w:rsidR="008D241F" w:rsidRDefault="00711365">
            <w:pPr>
              <w:spacing w:after="40"/>
            </w:pPr>
            <w:r>
              <w:rPr>
                <w:sz w:val="18"/>
                <w:szCs w:val="18"/>
              </w:rPr>
              <w:t>7</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87C346" w14:textId="77777777" w:rsidR="008D241F" w:rsidRDefault="00711365">
            <w:pPr>
              <w:spacing w:after="40"/>
            </w:pPr>
            <w:r>
              <w:rPr>
                <w:sz w:val="18"/>
                <w:szCs w:val="18"/>
              </w:rPr>
              <w:t>GERORT/DIRPLA: emitir a Nota de Empenho (NE) como etapa própria</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5AFA7F" w14:textId="77777777" w:rsidR="008D241F" w:rsidRDefault="00711365">
            <w:pPr>
              <w:spacing w:after="40"/>
            </w:pPr>
            <w:r>
              <w:rPr>
                <w:sz w:val="18"/>
                <w:szCs w:val="18"/>
              </w:rPr>
              <w:t>B.11</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48981B" w14:textId="77777777" w:rsidR="008D241F" w:rsidRDefault="00711365">
            <w:pPr>
              <w:spacing w:after="40"/>
            </w:pPr>
            <w:r>
              <w:rPr>
                <w:sz w:val="18"/>
                <w:szCs w:val="18"/>
              </w:rPr>
              <w:t>Sem etapa nem responsável. A NE aparece apenas como dado do termo de contrato (6a) e, de passagem, como "NAD/Empenho" (3e).</w:t>
            </w:r>
          </w:p>
        </w:tc>
      </w:tr>
      <w:tr w:rsidR="008D241F" w14:paraId="4A6C7031"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FD8ED7" w14:textId="77777777" w:rsidR="008D241F" w:rsidRDefault="00711365">
            <w:pPr>
              <w:spacing w:after="40"/>
            </w:pPr>
            <w:r>
              <w:rPr>
                <w:sz w:val="18"/>
                <w:szCs w:val="18"/>
              </w:rPr>
              <w:t>8</w:t>
            </w:r>
          </w:p>
        </w:tc>
        <w:tc>
          <w:tcPr>
            <w:tcW w:w="33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5D9B0E" w14:textId="77777777" w:rsidR="008D241F" w:rsidRDefault="00711365">
            <w:pPr>
              <w:spacing w:after="40"/>
            </w:pPr>
            <w:r>
              <w:rPr>
                <w:sz w:val="18"/>
                <w:szCs w:val="18"/>
              </w:rPr>
              <w:t>Remeter o processo ao setor de Compras para registro</w:t>
            </w:r>
          </w:p>
        </w:tc>
        <w:tc>
          <w:tcPr>
            <w:tcW w:w="15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1256D5" w14:textId="77777777" w:rsidR="008D241F" w:rsidRDefault="00711365">
            <w:pPr>
              <w:spacing w:after="40"/>
            </w:pPr>
            <w:r>
              <w:rPr>
                <w:sz w:val="18"/>
                <w:szCs w:val="18"/>
              </w:rPr>
              <w:t>B.11</w:t>
            </w:r>
          </w:p>
        </w:tc>
        <w:tc>
          <w:tcPr>
            <w:tcW w:w="4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99EED7" w14:textId="77777777" w:rsidR="008D241F" w:rsidRDefault="00711365">
            <w:pPr>
              <w:spacing w:after="40"/>
            </w:pPr>
            <w:r>
              <w:rPr>
                <w:sz w:val="18"/>
                <w:szCs w:val="18"/>
              </w:rPr>
              <w:t>Não consta.</w:t>
            </w:r>
          </w:p>
        </w:tc>
      </w:tr>
    </w:tbl>
    <w:p w14:paraId="7191538D" w14:textId="77777777" w:rsidR="00AA0A37" w:rsidRDefault="00AA0A37">
      <w:pPr>
        <w:pStyle w:val="Ttulo2"/>
        <w:spacing w:before="200" w:after="100"/>
        <w:rPr>
          <w:b/>
          <w:bCs/>
          <w:color w:val="1F3864"/>
          <w:sz w:val="22"/>
          <w:szCs w:val="22"/>
        </w:rPr>
      </w:pPr>
    </w:p>
    <w:p w14:paraId="3D18E995" w14:textId="7E35D09F" w:rsidR="008D241F" w:rsidRDefault="00AA0A37">
      <w:pPr>
        <w:pStyle w:val="Ttulo2"/>
        <w:spacing w:before="200" w:after="100"/>
      </w:pPr>
      <w:r>
        <w:rPr>
          <w:b/>
          <w:bCs/>
          <w:color w:val="1F3864"/>
          <w:sz w:val="22"/>
          <w:szCs w:val="22"/>
        </w:rPr>
        <w:t>3</w:t>
      </w:r>
      <w:r w:rsidR="00711365">
        <w:rPr>
          <w:b/>
          <w:bCs/>
          <w:color w:val="1F3864"/>
          <w:sz w:val="22"/>
          <w:szCs w:val="22"/>
        </w:rPr>
        <w:t>.2 Ações que saíram em parte ou perderam conteúdo</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30"/>
        <w:gridCol w:w="1276"/>
        <w:gridCol w:w="2693"/>
        <w:gridCol w:w="3119"/>
      </w:tblGrid>
      <w:tr w:rsidR="008D241F" w14:paraId="3EB3F194" w14:textId="77777777" w:rsidTr="00A16DEC">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FC5D48A" w14:textId="77777777" w:rsidR="008D241F" w:rsidRDefault="00711365">
            <w:pPr>
              <w:spacing w:after="40"/>
            </w:pPr>
            <w:r>
              <w:rPr>
                <w:b/>
                <w:bCs/>
                <w:color w:val="1F3864"/>
                <w:sz w:val="18"/>
                <w:szCs w:val="18"/>
              </w:rPr>
              <w:t>#</w:t>
            </w:r>
          </w:p>
        </w:tc>
        <w:tc>
          <w:tcPr>
            <w:tcW w:w="233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377A30C" w14:textId="77777777" w:rsidR="008D241F" w:rsidRDefault="00711365">
            <w:pPr>
              <w:spacing w:after="40"/>
            </w:pPr>
            <w:r>
              <w:rPr>
                <w:b/>
                <w:bCs/>
                <w:color w:val="1F3864"/>
                <w:sz w:val="18"/>
                <w:szCs w:val="18"/>
              </w:rPr>
              <w:t>Ação (redação vigente)</w:t>
            </w:r>
          </w:p>
        </w:tc>
        <w:tc>
          <w:tcPr>
            <w:tcW w:w="12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FB6F95E" w14:textId="77777777" w:rsidR="008D241F" w:rsidRDefault="00711365">
            <w:pPr>
              <w:spacing w:after="40"/>
            </w:pPr>
            <w:r>
              <w:rPr>
                <w:b/>
                <w:bCs/>
                <w:color w:val="1F3864"/>
                <w:sz w:val="18"/>
                <w:szCs w:val="18"/>
              </w:rPr>
              <w:t>Etapa</w:t>
            </w:r>
          </w:p>
        </w:tc>
        <w:tc>
          <w:tcPr>
            <w:tcW w:w="269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9898E93" w14:textId="77777777" w:rsidR="008D241F" w:rsidRDefault="00711365">
            <w:pPr>
              <w:spacing w:after="40"/>
            </w:pPr>
            <w:r>
              <w:rPr>
                <w:b/>
                <w:bCs/>
                <w:color w:val="1F3864"/>
                <w:sz w:val="18"/>
                <w:szCs w:val="18"/>
              </w:rPr>
              <w:t>O que saiu</w:t>
            </w:r>
          </w:p>
        </w:tc>
        <w:tc>
          <w:tcPr>
            <w:tcW w:w="3119"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D2F67F5" w14:textId="77777777" w:rsidR="008D241F" w:rsidRDefault="00711365">
            <w:pPr>
              <w:spacing w:after="40"/>
            </w:pPr>
            <w:r>
              <w:rPr>
                <w:b/>
                <w:bCs/>
                <w:color w:val="1F3864"/>
                <w:sz w:val="18"/>
                <w:szCs w:val="18"/>
              </w:rPr>
              <w:t>Como ficou na proposta</w:t>
            </w:r>
          </w:p>
        </w:tc>
      </w:tr>
      <w:tr w:rsidR="008D241F" w14:paraId="21234B2E"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790DC" w14:textId="77777777" w:rsidR="008D241F" w:rsidRDefault="00711365">
            <w:pPr>
              <w:spacing w:after="40"/>
            </w:pPr>
            <w:r>
              <w:rPr>
                <w:sz w:val="18"/>
                <w:szCs w:val="18"/>
              </w:rPr>
              <w:t>1</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8D1673" w14:textId="77777777" w:rsidR="008D241F" w:rsidRDefault="00711365">
            <w:pPr>
              <w:spacing w:after="40"/>
            </w:pPr>
            <w:r>
              <w:rPr>
                <w:sz w:val="18"/>
                <w:szCs w:val="18"/>
              </w:rPr>
              <w:t>Conferência e ajuste das minutas</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2FB0B" w14:textId="77777777" w:rsidR="008D241F" w:rsidRDefault="00711365">
            <w:pPr>
              <w:spacing w:after="40"/>
            </w:pPr>
            <w:r>
              <w:rPr>
                <w:sz w:val="18"/>
                <w:szCs w:val="18"/>
              </w:rPr>
              <w:t>B.1, item a</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85907D" w14:textId="77777777" w:rsidR="008D241F" w:rsidRDefault="00711365">
            <w:pPr>
              <w:spacing w:after="40"/>
            </w:pPr>
            <w:r>
              <w:rPr>
                <w:sz w:val="18"/>
                <w:szCs w:val="18"/>
              </w:rPr>
              <w:t>Conferência das informações inseridas pela área demandante; ajuste do Edital; Minuta-Padrão PGE. "Termo de Conformidade" virou "Declaração de Conformidade".</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04EDCA" w14:textId="77777777" w:rsidR="008D241F" w:rsidRDefault="00711365">
            <w:pPr>
              <w:spacing w:after="40"/>
            </w:pPr>
            <w:r>
              <w:rPr>
                <w:sz w:val="18"/>
                <w:szCs w:val="18"/>
              </w:rPr>
              <w:t>1a: ajustar a minuta do Instrumento Contratual e da Declaração de Conformidade "de acordo com Parecer e certificar".</w:t>
            </w:r>
          </w:p>
        </w:tc>
      </w:tr>
      <w:tr w:rsidR="008D241F" w14:paraId="4B10BCE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07F3A8" w14:textId="77777777" w:rsidR="008D241F" w:rsidRDefault="00711365">
            <w:pPr>
              <w:spacing w:after="40"/>
            </w:pPr>
            <w:r>
              <w:rPr>
                <w:sz w:val="18"/>
                <w:szCs w:val="18"/>
              </w:rPr>
              <w:t>2</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1B6CF7" w14:textId="77777777" w:rsidR="008D241F" w:rsidRDefault="00711365">
            <w:pPr>
              <w:spacing w:after="40"/>
            </w:pPr>
            <w:r>
              <w:rPr>
                <w:sz w:val="18"/>
                <w:szCs w:val="18"/>
              </w:rPr>
              <w:t>Verificação do atendimento das recomendações da ASSJUR e manifestação de que o processo está instruído de acordo com o RILC</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302003" w14:textId="77777777" w:rsidR="008D241F" w:rsidRDefault="00711365">
            <w:pPr>
              <w:spacing w:after="40"/>
            </w:pPr>
            <w:r>
              <w:rPr>
                <w:sz w:val="18"/>
                <w:szCs w:val="18"/>
              </w:rPr>
              <w:t>B.1, item b, e B.3</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48FC96" w14:textId="77777777" w:rsidR="008D241F" w:rsidRDefault="00711365">
            <w:pPr>
              <w:spacing w:after="40"/>
            </w:pPr>
            <w:r>
              <w:rPr>
                <w:sz w:val="18"/>
                <w:szCs w:val="18"/>
              </w:rPr>
              <w:t>Saiu do tópico 1 (antes da DDI). Perdeu a condição "caso positivo". No tópico 1 restou só o controle "verificar se as exigências da ASSJUR foram atendidas, caso houver".</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EFD1B" w14:textId="77777777" w:rsidR="008D241F" w:rsidRDefault="00711365">
            <w:pPr>
              <w:spacing w:after="40"/>
            </w:pPr>
            <w:r>
              <w:rPr>
                <w:sz w:val="18"/>
                <w:szCs w:val="18"/>
              </w:rPr>
              <w:t>3c (após a DDI), uma única vez: "caso aplicável [...] apresentando justificativa".</w:t>
            </w:r>
          </w:p>
        </w:tc>
      </w:tr>
      <w:tr w:rsidR="008D241F" w14:paraId="5DDB8A0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2B46A0" w14:textId="77777777" w:rsidR="008D241F" w:rsidRDefault="00711365">
            <w:pPr>
              <w:spacing w:after="40"/>
            </w:pPr>
            <w:r>
              <w:rPr>
                <w:sz w:val="18"/>
                <w:szCs w:val="18"/>
              </w:rPr>
              <w:t>3</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415320" w14:textId="77777777" w:rsidR="008D241F" w:rsidRDefault="00711365">
            <w:pPr>
              <w:spacing w:after="40"/>
            </w:pPr>
            <w:r>
              <w:rPr>
                <w:sz w:val="18"/>
                <w:szCs w:val="18"/>
              </w:rPr>
              <w:t>Realizar a Avaliação de Conformidade/DDI, ou encaminhá-la à ASSGER, obrigatoriamente nos casos definidos</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EB4C9" w14:textId="77777777" w:rsidR="008D241F" w:rsidRDefault="00711365">
            <w:pPr>
              <w:spacing w:after="40"/>
            </w:pPr>
            <w:r>
              <w:rPr>
                <w:sz w:val="18"/>
                <w:szCs w:val="18"/>
              </w:rPr>
              <w:t>B.1, item d</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0A6BC6" w14:textId="77777777" w:rsidR="008D241F" w:rsidRDefault="00711365">
            <w:pPr>
              <w:spacing w:after="40"/>
            </w:pPr>
            <w:r>
              <w:rPr>
                <w:sz w:val="18"/>
                <w:szCs w:val="18"/>
              </w:rPr>
              <w:t>"Realizar"; "Avaliação de Conformidade"; "obrigatoriamente"; os critérios de alto grau de risco de integridade (ato da Diretoria ou do Conselho) e de valor acima da Política de Alçada.</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D552F0" w14:textId="77777777" w:rsidR="008D241F" w:rsidRDefault="00711365">
            <w:pPr>
              <w:spacing w:after="40"/>
            </w:pPr>
            <w:r>
              <w:rPr>
                <w:sz w:val="18"/>
                <w:szCs w:val="18"/>
              </w:rPr>
              <w:t>1d (2º): "encaminhar [...] solicitando a realização do DDI, de acordo com o valor", sem definir o valor. O POP vigente remetia o valor à Política de Alçada, ainda "em elaboração"; a proposta não remete a nenhum documento. A lista de exceções (abaixo de R$ 20.000,00, aditivo, ARP, órgãos públicos) foi mantida.</w:t>
            </w:r>
          </w:p>
        </w:tc>
      </w:tr>
      <w:tr w:rsidR="008D241F" w14:paraId="3F7778DE"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4AAA92" w14:textId="77777777" w:rsidR="008D241F" w:rsidRDefault="00711365">
            <w:pPr>
              <w:spacing w:after="40"/>
            </w:pPr>
            <w:r>
              <w:rPr>
                <w:sz w:val="18"/>
                <w:szCs w:val="18"/>
              </w:rPr>
              <w:t>4</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7E8B31" w14:textId="77777777" w:rsidR="008D241F" w:rsidRDefault="00711365">
            <w:pPr>
              <w:spacing w:after="40"/>
            </w:pPr>
            <w:r>
              <w:rPr>
                <w:sz w:val="18"/>
                <w:szCs w:val="18"/>
              </w:rPr>
              <w:t>Realizar a DDI</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AE9CB5" w14:textId="77777777" w:rsidR="008D241F" w:rsidRDefault="00711365">
            <w:pPr>
              <w:spacing w:after="40"/>
            </w:pPr>
            <w:r>
              <w:rPr>
                <w:sz w:val="18"/>
                <w:szCs w:val="18"/>
              </w:rPr>
              <w:t>B.2</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BEB7A7" w14:textId="77777777" w:rsidR="008D241F" w:rsidRDefault="00711365">
            <w:pPr>
              <w:spacing w:after="40"/>
            </w:pPr>
            <w:r>
              <w:rPr>
                <w:sz w:val="18"/>
                <w:szCs w:val="18"/>
              </w:rPr>
              <w:t>"Avaliação de Conformidade".</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984AB8" w14:textId="77777777" w:rsidR="008D241F" w:rsidRDefault="00711365">
            <w:pPr>
              <w:spacing w:after="40"/>
            </w:pPr>
            <w:r>
              <w:rPr>
                <w:sz w:val="18"/>
                <w:szCs w:val="18"/>
              </w:rPr>
              <w:t>2a: "realizar o DDI".</w:t>
            </w:r>
          </w:p>
        </w:tc>
      </w:tr>
      <w:tr w:rsidR="008D241F" w14:paraId="62C2041B"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64B895" w14:textId="77777777" w:rsidR="008D241F" w:rsidRDefault="00711365">
            <w:pPr>
              <w:spacing w:after="40"/>
            </w:pPr>
            <w:r>
              <w:rPr>
                <w:sz w:val="18"/>
                <w:szCs w:val="18"/>
              </w:rPr>
              <w:t>5</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0A2776" w14:textId="77777777" w:rsidR="008D241F" w:rsidRDefault="00711365">
            <w:pPr>
              <w:spacing w:after="40"/>
            </w:pPr>
            <w:r>
              <w:rPr>
                <w:sz w:val="18"/>
                <w:szCs w:val="18"/>
              </w:rPr>
              <w:t>Relatório da DDI</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98B2F4" w14:textId="77777777" w:rsidR="008D241F" w:rsidRDefault="00711365">
            <w:pPr>
              <w:spacing w:after="40"/>
            </w:pPr>
            <w:r>
              <w:rPr>
                <w:sz w:val="18"/>
                <w:szCs w:val="18"/>
              </w:rPr>
              <w:t>B.2</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1639B9" w14:textId="77777777" w:rsidR="008D241F" w:rsidRDefault="00711365">
            <w:pPr>
              <w:spacing w:after="40"/>
            </w:pPr>
            <w:r>
              <w:rPr>
                <w:sz w:val="18"/>
                <w:szCs w:val="18"/>
              </w:rPr>
              <w:t>Exigência de o Relatório trazer "medidas a serem adotadas". O retorno dos autos deixou de ser à GERLIC.</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B12414" w14:textId="77777777" w:rsidR="008D241F" w:rsidRDefault="00711365">
            <w:pPr>
              <w:spacing w:after="40"/>
            </w:pPr>
            <w:r>
              <w:rPr>
                <w:sz w:val="18"/>
                <w:szCs w:val="18"/>
              </w:rPr>
              <w:t>2c: elaborar o Relatório de DDI (e o de Avaliação do Programa de Integridade, se aplicável) e restituir os autos à SUPADM.</w:t>
            </w:r>
          </w:p>
        </w:tc>
      </w:tr>
      <w:tr w:rsidR="008D241F" w14:paraId="3F1F1530"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246EED" w14:textId="77777777" w:rsidR="008D241F" w:rsidRDefault="00711365">
            <w:pPr>
              <w:spacing w:after="40"/>
            </w:pPr>
            <w:r>
              <w:rPr>
                <w:sz w:val="18"/>
                <w:szCs w:val="18"/>
              </w:rPr>
              <w:t>6</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C06240" w14:textId="77777777" w:rsidR="008D241F" w:rsidRDefault="00711365">
            <w:pPr>
              <w:spacing w:after="40"/>
            </w:pPr>
            <w:r>
              <w:rPr>
                <w:sz w:val="18"/>
                <w:szCs w:val="18"/>
              </w:rPr>
              <w:t>Verificar as recomendações do Relatório de DDI</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85F728" w14:textId="77777777" w:rsidR="008D241F" w:rsidRDefault="00711365">
            <w:pPr>
              <w:spacing w:after="40"/>
            </w:pPr>
            <w:r>
              <w:rPr>
                <w:sz w:val="18"/>
                <w:szCs w:val="18"/>
              </w:rPr>
              <w:t>B.3</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67A56D" w14:textId="77777777" w:rsidR="008D241F" w:rsidRDefault="00711365">
            <w:pPr>
              <w:spacing w:after="40"/>
            </w:pPr>
            <w:r>
              <w:rPr>
                <w:sz w:val="18"/>
                <w:szCs w:val="18"/>
              </w:rPr>
              <w:t>Condição "caso aplicável".</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23605" w14:textId="77777777" w:rsidR="008D241F" w:rsidRDefault="00711365">
            <w:pPr>
              <w:spacing w:after="40"/>
            </w:pPr>
            <w:r>
              <w:rPr>
                <w:sz w:val="18"/>
                <w:szCs w:val="18"/>
              </w:rPr>
              <w:t>3a: verificar o grau de risco e as recomendações, sem condição.</w:t>
            </w:r>
          </w:p>
        </w:tc>
      </w:tr>
      <w:tr w:rsidR="008D241F" w14:paraId="5416B09A"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7CB532" w14:textId="77777777" w:rsidR="008D241F" w:rsidRDefault="00711365">
            <w:pPr>
              <w:spacing w:after="40"/>
            </w:pPr>
            <w:r>
              <w:rPr>
                <w:sz w:val="18"/>
                <w:szCs w:val="18"/>
              </w:rPr>
              <w:t>7</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400214" w14:textId="77777777" w:rsidR="008D241F" w:rsidRDefault="00711365">
            <w:pPr>
              <w:spacing w:after="40"/>
            </w:pPr>
            <w:r>
              <w:rPr>
                <w:sz w:val="18"/>
                <w:szCs w:val="18"/>
              </w:rPr>
              <w:t>Preparar o Contrato ou Instrumento Contratual</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9C749C" w14:textId="77777777" w:rsidR="008D241F" w:rsidRDefault="00711365">
            <w:pPr>
              <w:spacing w:after="40"/>
            </w:pPr>
            <w:r>
              <w:rPr>
                <w:sz w:val="18"/>
                <w:szCs w:val="18"/>
              </w:rPr>
              <w:t>B.3</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32591D" w14:textId="77777777" w:rsidR="008D241F" w:rsidRDefault="00711365">
            <w:pPr>
              <w:spacing w:after="40"/>
            </w:pPr>
            <w:r>
              <w:rPr>
                <w:sz w:val="18"/>
                <w:szCs w:val="18"/>
              </w:rPr>
              <w:t>"Preparar"; "ou instrumento equivalente"; a condição alternativa ("atender às recomendações ou não haver impedimentos") virou cumulativa.</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91A293" w14:textId="77777777" w:rsidR="008D241F" w:rsidRDefault="00711365">
            <w:pPr>
              <w:spacing w:after="40"/>
            </w:pPr>
            <w:r>
              <w:rPr>
                <w:sz w:val="18"/>
                <w:szCs w:val="18"/>
              </w:rPr>
              <w:t>6d: "e não havendo impedimentos, o instrumento contratual é disponibilizado para assinatura". 6a: complementar os dados do "termo de contrato".</w:t>
            </w:r>
          </w:p>
        </w:tc>
      </w:tr>
      <w:tr w:rsidR="008D241F" w14:paraId="43E11B5E"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81DD90" w14:textId="77777777" w:rsidR="008D241F" w:rsidRDefault="00711365">
            <w:pPr>
              <w:spacing w:after="40"/>
            </w:pPr>
            <w:r>
              <w:rPr>
                <w:sz w:val="18"/>
                <w:szCs w:val="18"/>
              </w:rPr>
              <w:t>8</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1D9A14" w14:textId="77777777" w:rsidR="008D241F" w:rsidRDefault="00711365">
            <w:pPr>
              <w:spacing w:after="40"/>
            </w:pPr>
            <w:r>
              <w:rPr>
                <w:sz w:val="18"/>
                <w:szCs w:val="18"/>
              </w:rPr>
              <w:t>Manifestação expressa do titular da SUPADM</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ACD705" w14:textId="77777777" w:rsidR="008D241F" w:rsidRDefault="00711365">
            <w:pPr>
              <w:spacing w:after="40"/>
            </w:pPr>
            <w:r>
              <w:rPr>
                <w:sz w:val="18"/>
                <w:szCs w:val="18"/>
              </w:rPr>
              <w:t>B.4, item c</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C1A7EC" w14:textId="77777777" w:rsidR="008D241F" w:rsidRDefault="00711365">
            <w:pPr>
              <w:spacing w:after="40"/>
            </w:pPr>
            <w:r>
              <w:rPr>
                <w:sz w:val="18"/>
                <w:szCs w:val="18"/>
              </w:rPr>
              <w:t>Referência ao RILC e o advérbio "devidamente".</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53B8B0" w14:textId="77777777" w:rsidR="008D241F" w:rsidRDefault="00711365">
            <w:pPr>
              <w:spacing w:after="40"/>
            </w:pPr>
            <w:r>
              <w:rPr>
                <w:sz w:val="18"/>
                <w:szCs w:val="18"/>
              </w:rPr>
              <w:t>6e: processo "instruído e em condições de ser enviado para assinatura dos Diretores", com as recomendações da ASSJUR cumpridas.</w:t>
            </w:r>
          </w:p>
        </w:tc>
      </w:tr>
      <w:tr w:rsidR="008D241F" w14:paraId="0602887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E3C06A" w14:textId="77777777" w:rsidR="008D241F" w:rsidRDefault="00711365">
            <w:pPr>
              <w:spacing w:after="40"/>
            </w:pPr>
            <w:r>
              <w:rPr>
                <w:sz w:val="18"/>
                <w:szCs w:val="18"/>
              </w:rPr>
              <w:t>9</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595F21" w14:textId="77777777" w:rsidR="008D241F" w:rsidRDefault="00711365">
            <w:pPr>
              <w:spacing w:after="40"/>
            </w:pPr>
            <w:r>
              <w:rPr>
                <w:sz w:val="18"/>
                <w:szCs w:val="18"/>
              </w:rPr>
              <w:t>PRESI: assinar a Portaria e determinar a publicação no DOERJ</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A32671" w14:textId="77777777" w:rsidR="008D241F" w:rsidRDefault="00711365">
            <w:pPr>
              <w:spacing w:after="40"/>
            </w:pPr>
            <w:r>
              <w:rPr>
                <w:sz w:val="18"/>
                <w:szCs w:val="18"/>
              </w:rPr>
              <w:t>B.6</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069265" w14:textId="77777777" w:rsidR="008D241F" w:rsidRDefault="00711365">
            <w:pPr>
              <w:spacing w:after="40"/>
            </w:pPr>
            <w:r>
              <w:rPr>
                <w:sz w:val="18"/>
                <w:szCs w:val="18"/>
              </w:rPr>
              <w:t>Aviso de Licitação (caso aplicável).</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2B0242" w14:textId="77777777" w:rsidR="008D241F" w:rsidRDefault="00711365">
            <w:pPr>
              <w:spacing w:after="40"/>
            </w:pPr>
            <w:r>
              <w:rPr>
                <w:sz w:val="18"/>
                <w:szCs w:val="18"/>
              </w:rPr>
              <w:t>8 (PRESI, a): "determinar a publicação no DOERJ".</w:t>
            </w:r>
          </w:p>
        </w:tc>
      </w:tr>
      <w:tr w:rsidR="008D241F" w14:paraId="278B01BA"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3981E4" w14:textId="77777777" w:rsidR="008D241F" w:rsidRDefault="00711365">
            <w:pPr>
              <w:spacing w:after="40"/>
            </w:pPr>
            <w:r>
              <w:rPr>
                <w:sz w:val="18"/>
                <w:szCs w:val="18"/>
              </w:rPr>
              <w:t>10</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38C0B2" w14:textId="77777777" w:rsidR="008D241F" w:rsidRDefault="00711365">
            <w:pPr>
              <w:spacing w:after="40"/>
            </w:pPr>
            <w:r>
              <w:rPr>
                <w:sz w:val="18"/>
                <w:szCs w:val="18"/>
              </w:rPr>
              <w:t>PRESI: encaminhar o processo</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4567B2" w14:textId="77777777" w:rsidR="008D241F" w:rsidRDefault="00711365">
            <w:pPr>
              <w:spacing w:after="40"/>
            </w:pPr>
            <w:r>
              <w:rPr>
                <w:sz w:val="18"/>
                <w:szCs w:val="18"/>
              </w:rPr>
              <w:t>B.6</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A7FB65" w14:textId="77777777" w:rsidR="008D241F" w:rsidRDefault="00711365">
            <w:pPr>
              <w:spacing w:after="40"/>
            </w:pPr>
            <w:r>
              <w:rPr>
                <w:sz w:val="18"/>
                <w:szCs w:val="18"/>
              </w:rPr>
              <w:t>GERADM como destinatária.</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642278" w14:textId="77777777" w:rsidR="008D241F" w:rsidRDefault="00711365">
            <w:pPr>
              <w:spacing w:after="40"/>
            </w:pPr>
            <w:r>
              <w:rPr>
                <w:sz w:val="18"/>
                <w:szCs w:val="18"/>
              </w:rPr>
              <w:t>8 (PRESI, d): DIRAF e Gestores do SIGFIS.</w:t>
            </w:r>
          </w:p>
        </w:tc>
      </w:tr>
      <w:tr w:rsidR="008D241F" w14:paraId="4CBACFA6"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CE15E3" w14:textId="77777777" w:rsidR="008D241F" w:rsidRDefault="00711365">
            <w:pPr>
              <w:spacing w:after="40"/>
            </w:pPr>
            <w:r>
              <w:rPr>
                <w:sz w:val="18"/>
                <w:szCs w:val="18"/>
              </w:rPr>
              <w:t>11</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A6CB8" w14:textId="77777777" w:rsidR="008D241F" w:rsidRDefault="00711365">
            <w:pPr>
              <w:spacing w:after="40"/>
            </w:pPr>
            <w:r>
              <w:rPr>
                <w:sz w:val="18"/>
                <w:szCs w:val="18"/>
              </w:rPr>
              <w:t>Criar a Contratação no SIGA</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99C515" w14:textId="77777777" w:rsidR="008D241F" w:rsidRDefault="00711365">
            <w:pPr>
              <w:spacing w:after="40"/>
            </w:pPr>
            <w:r>
              <w:rPr>
                <w:sz w:val="18"/>
                <w:szCs w:val="18"/>
              </w:rPr>
              <w:t>B.7</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2A8262" w14:textId="77777777" w:rsidR="008D241F" w:rsidRDefault="00711365">
            <w:pPr>
              <w:spacing w:after="40"/>
            </w:pPr>
            <w:r>
              <w:rPr>
                <w:sz w:val="18"/>
                <w:szCs w:val="18"/>
              </w:rPr>
              <w:t>Remessa do processo à DIRAF.</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D8B595" w14:textId="77777777" w:rsidR="008D241F" w:rsidRDefault="00711365">
            <w:pPr>
              <w:spacing w:after="40"/>
            </w:pPr>
            <w:r>
              <w:rPr>
                <w:sz w:val="18"/>
                <w:szCs w:val="18"/>
              </w:rPr>
              <w:t>3 (2º b): "a GERADM faz a contratação no SIGA", sem remessa à DIRAF.</w:t>
            </w:r>
          </w:p>
        </w:tc>
      </w:tr>
      <w:tr w:rsidR="008D241F" w14:paraId="5B341DE6"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BCE7D3" w14:textId="77777777" w:rsidR="008D241F" w:rsidRDefault="00711365">
            <w:pPr>
              <w:spacing w:after="40"/>
            </w:pPr>
            <w:r>
              <w:rPr>
                <w:sz w:val="18"/>
                <w:szCs w:val="18"/>
              </w:rPr>
              <w:t>12</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165F4C" w14:textId="77777777" w:rsidR="008D241F" w:rsidRDefault="00711365">
            <w:pPr>
              <w:spacing w:after="40"/>
            </w:pPr>
            <w:r>
              <w:rPr>
                <w:sz w:val="18"/>
                <w:szCs w:val="18"/>
              </w:rPr>
              <w:t>Aprovar a Contratação no SIGA</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52B1B1" w14:textId="77777777" w:rsidR="008D241F" w:rsidRDefault="00711365">
            <w:pPr>
              <w:spacing w:after="40"/>
            </w:pPr>
            <w:r>
              <w:rPr>
                <w:sz w:val="18"/>
                <w:szCs w:val="18"/>
              </w:rPr>
              <w:t>B.8</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7786ED" w14:textId="77777777" w:rsidR="008D241F" w:rsidRDefault="00711365">
            <w:pPr>
              <w:spacing w:after="40"/>
            </w:pPr>
            <w:r>
              <w:rPr>
                <w:sz w:val="18"/>
                <w:szCs w:val="18"/>
              </w:rPr>
              <w:t>Solicitação à DIRPLA/GERORT da autorização da emissão da NAD.</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8011B4" w14:textId="77777777" w:rsidR="008D241F" w:rsidRDefault="00711365">
            <w:pPr>
              <w:spacing w:after="40"/>
            </w:pPr>
            <w:r>
              <w:rPr>
                <w:sz w:val="18"/>
                <w:szCs w:val="18"/>
              </w:rPr>
              <w:t>Item 5: a PRESI aprova e encaminha à DIRPLA/GERORT "que irá emitir a NAD".</w:t>
            </w:r>
          </w:p>
        </w:tc>
      </w:tr>
      <w:tr w:rsidR="008D241F" w14:paraId="5E238B73"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6BF5E4" w14:textId="77777777" w:rsidR="008D241F" w:rsidRDefault="00711365">
            <w:pPr>
              <w:spacing w:after="40"/>
            </w:pPr>
            <w:r>
              <w:rPr>
                <w:sz w:val="18"/>
                <w:szCs w:val="18"/>
              </w:rPr>
              <w:t>13</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C516E7" w14:textId="77777777" w:rsidR="008D241F" w:rsidRDefault="00711365">
            <w:pPr>
              <w:spacing w:after="40"/>
            </w:pPr>
            <w:r>
              <w:rPr>
                <w:sz w:val="18"/>
                <w:szCs w:val="18"/>
              </w:rPr>
              <w:t>Emitir a NAD</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0C651F" w14:textId="77777777" w:rsidR="008D241F" w:rsidRDefault="00711365">
            <w:pPr>
              <w:spacing w:after="40"/>
            </w:pPr>
            <w:r>
              <w:rPr>
                <w:sz w:val="18"/>
                <w:szCs w:val="18"/>
              </w:rPr>
              <w:t>B.9</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041DB" w14:textId="77777777" w:rsidR="008D241F" w:rsidRDefault="00711365">
            <w:pPr>
              <w:spacing w:after="40"/>
            </w:pPr>
            <w:r>
              <w:rPr>
                <w:sz w:val="18"/>
                <w:szCs w:val="18"/>
              </w:rPr>
              <w:t>Verificação prévia do processo e "no sistema SIGA".</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3B6878" w14:textId="77777777" w:rsidR="008D241F" w:rsidRDefault="00711365">
            <w:pPr>
              <w:spacing w:after="40"/>
            </w:pPr>
            <w:r>
              <w:rPr>
                <w:sz w:val="18"/>
                <w:szCs w:val="18"/>
              </w:rPr>
              <w:t>4a: "emite a NAD e faz o planejamento".</w:t>
            </w:r>
          </w:p>
        </w:tc>
      </w:tr>
      <w:tr w:rsidR="008D241F" w14:paraId="286E730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A99C0A" w14:textId="77777777" w:rsidR="008D241F" w:rsidRDefault="00711365">
            <w:pPr>
              <w:spacing w:after="40"/>
            </w:pPr>
            <w:r>
              <w:rPr>
                <w:sz w:val="18"/>
                <w:szCs w:val="18"/>
              </w:rPr>
              <w:t>14</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D3D644" w14:textId="77777777" w:rsidR="008D241F" w:rsidRDefault="00711365">
            <w:pPr>
              <w:spacing w:after="40"/>
            </w:pPr>
            <w:r>
              <w:rPr>
                <w:sz w:val="18"/>
                <w:szCs w:val="18"/>
              </w:rPr>
              <w:t>Encaminhar à CHEGAB</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CFD61A" w14:textId="77777777" w:rsidR="008D241F" w:rsidRDefault="00711365">
            <w:pPr>
              <w:spacing w:after="40"/>
            </w:pPr>
            <w:r>
              <w:rPr>
                <w:sz w:val="18"/>
                <w:szCs w:val="18"/>
              </w:rPr>
              <w:t>B.9</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5596C2" w14:textId="77777777" w:rsidR="008D241F" w:rsidRDefault="00711365">
            <w:pPr>
              <w:spacing w:after="40"/>
            </w:pPr>
            <w:r>
              <w:rPr>
                <w:sz w:val="18"/>
                <w:szCs w:val="18"/>
              </w:rPr>
              <w:t>Solicitação de autorização da emissão de empenho pelo Presidente.</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857F38" w14:textId="77777777" w:rsidR="008D241F" w:rsidRDefault="00711365">
            <w:pPr>
              <w:spacing w:after="40"/>
            </w:pPr>
            <w:r>
              <w:rPr>
                <w:sz w:val="18"/>
                <w:szCs w:val="18"/>
              </w:rPr>
              <w:t>4b: "para autorização da NAD".</w:t>
            </w:r>
          </w:p>
        </w:tc>
      </w:tr>
      <w:tr w:rsidR="008D241F" w14:paraId="74AC9D80"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3F3B0B" w14:textId="77777777" w:rsidR="008D241F" w:rsidRDefault="00711365">
            <w:pPr>
              <w:spacing w:after="40"/>
            </w:pPr>
            <w:r>
              <w:rPr>
                <w:sz w:val="18"/>
                <w:szCs w:val="18"/>
              </w:rPr>
              <w:t>15</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C8DFA1" w14:textId="77777777" w:rsidR="008D241F" w:rsidRDefault="00711365">
            <w:pPr>
              <w:spacing w:after="40"/>
            </w:pPr>
            <w:r>
              <w:rPr>
                <w:sz w:val="18"/>
                <w:szCs w:val="18"/>
              </w:rPr>
              <w:t>CHEGAB: encaminhar ao Presidente</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37D3AB" w14:textId="77777777" w:rsidR="008D241F" w:rsidRDefault="00711365">
            <w:pPr>
              <w:spacing w:after="40"/>
            </w:pPr>
            <w:r>
              <w:rPr>
                <w:sz w:val="18"/>
                <w:szCs w:val="18"/>
              </w:rPr>
              <w:t>B.10</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C01917" w14:textId="77777777" w:rsidR="008D241F" w:rsidRDefault="00711365">
            <w:pPr>
              <w:spacing w:after="40"/>
            </w:pPr>
            <w:r>
              <w:rPr>
                <w:sz w:val="18"/>
                <w:szCs w:val="18"/>
              </w:rPr>
              <w:t>Autorização do empenhamento da despesa.</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8F7C9F" w14:textId="77777777" w:rsidR="008D241F" w:rsidRDefault="00711365">
            <w:pPr>
              <w:spacing w:after="40"/>
            </w:pPr>
            <w:r>
              <w:rPr>
                <w:sz w:val="18"/>
                <w:szCs w:val="18"/>
              </w:rPr>
              <w:t>5b: "autorização da NAD".</w:t>
            </w:r>
          </w:p>
        </w:tc>
      </w:tr>
      <w:tr w:rsidR="008D241F" w14:paraId="47BE859A"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232B1E" w14:textId="77777777" w:rsidR="008D241F" w:rsidRDefault="00711365">
            <w:pPr>
              <w:spacing w:after="40"/>
            </w:pPr>
            <w:r>
              <w:rPr>
                <w:sz w:val="18"/>
                <w:szCs w:val="18"/>
              </w:rPr>
              <w:t>16</w:t>
            </w:r>
          </w:p>
        </w:tc>
        <w:tc>
          <w:tcPr>
            <w:tcW w:w="23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39DBDD" w14:textId="77777777" w:rsidR="008D241F" w:rsidRDefault="00711365">
            <w:pPr>
              <w:spacing w:after="40"/>
            </w:pPr>
            <w:r>
              <w:rPr>
                <w:sz w:val="18"/>
                <w:szCs w:val="18"/>
              </w:rPr>
              <w:t>Registro do contrato no TCE-RJ</w:t>
            </w:r>
          </w:p>
        </w:tc>
        <w:tc>
          <w:tcPr>
            <w:tcW w:w="12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B48F70" w14:textId="77777777" w:rsidR="008D241F" w:rsidRDefault="00711365">
            <w:pPr>
              <w:spacing w:after="40"/>
            </w:pPr>
            <w:r>
              <w:rPr>
                <w:sz w:val="18"/>
                <w:szCs w:val="18"/>
              </w:rPr>
              <w:t>B.12</w:t>
            </w:r>
          </w:p>
        </w:tc>
        <w:tc>
          <w:tcPr>
            <w:tcW w:w="26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EFB9F2" w14:textId="77777777" w:rsidR="008D241F" w:rsidRDefault="00711365">
            <w:pPr>
              <w:spacing w:after="40"/>
            </w:pPr>
            <w:r>
              <w:rPr>
                <w:sz w:val="18"/>
                <w:szCs w:val="18"/>
              </w:rPr>
              <w:t>Expressão "registro do Contrato".</w:t>
            </w:r>
          </w:p>
        </w:tc>
        <w:tc>
          <w:tcPr>
            <w:tcW w:w="31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BD2EEF" w14:textId="77777777" w:rsidR="008D241F" w:rsidRDefault="00711365">
            <w:pPr>
              <w:spacing w:after="40"/>
            </w:pPr>
            <w:r>
              <w:rPr>
                <w:sz w:val="18"/>
                <w:szCs w:val="18"/>
              </w:rPr>
              <w:t>8 (PRESI, d): "lançamento no TCE", pelos Gestores do SIGFIS.</w:t>
            </w:r>
          </w:p>
        </w:tc>
      </w:tr>
    </w:tbl>
    <w:p w14:paraId="73184BAB" w14:textId="69D5CED3" w:rsidR="00A16DEC" w:rsidRDefault="00A16DEC">
      <w:pPr>
        <w:pStyle w:val="Ttulo2"/>
        <w:spacing w:before="200" w:after="100"/>
        <w:rPr>
          <w:b/>
          <w:bCs/>
          <w:color w:val="1F3864"/>
          <w:sz w:val="22"/>
          <w:szCs w:val="22"/>
        </w:rPr>
      </w:pPr>
    </w:p>
    <w:p w14:paraId="061BE074" w14:textId="3C50584D" w:rsidR="008D241F" w:rsidRDefault="00AA0A37">
      <w:pPr>
        <w:pStyle w:val="Ttulo2"/>
        <w:spacing w:before="200" w:after="100"/>
      </w:pPr>
      <w:r>
        <w:rPr>
          <w:b/>
          <w:bCs/>
          <w:color w:val="1F3864"/>
          <w:sz w:val="22"/>
          <w:szCs w:val="22"/>
        </w:rPr>
        <w:t>3</w:t>
      </w:r>
      <w:r w:rsidR="00711365">
        <w:rPr>
          <w:b/>
          <w:bCs/>
          <w:color w:val="1F3864"/>
          <w:sz w:val="22"/>
          <w:szCs w:val="22"/>
        </w:rPr>
        <w:t>.3 Ações incluídas na proposta que não constam no POP vigente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008"/>
        <w:gridCol w:w="2410"/>
      </w:tblGrid>
      <w:tr w:rsidR="008D241F" w14:paraId="19DB0525" w14:textId="77777777" w:rsidTr="00A16DEC">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67E6308" w14:textId="77777777" w:rsidR="008D241F" w:rsidRDefault="00711365">
            <w:pPr>
              <w:spacing w:after="40"/>
            </w:pPr>
            <w:r>
              <w:rPr>
                <w:b/>
                <w:bCs/>
                <w:color w:val="1F3864"/>
                <w:sz w:val="18"/>
                <w:szCs w:val="18"/>
              </w:rPr>
              <w:t>#</w:t>
            </w:r>
          </w:p>
        </w:tc>
        <w:tc>
          <w:tcPr>
            <w:tcW w:w="70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9AA2024" w14:textId="77777777" w:rsidR="008D241F" w:rsidRDefault="00711365">
            <w:pPr>
              <w:spacing w:after="40"/>
            </w:pPr>
            <w:r>
              <w:rPr>
                <w:b/>
                <w:bCs/>
                <w:color w:val="1F3864"/>
                <w:sz w:val="18"/>
                <w:szCs w:val="18"/>
              </w:rPr>
              <w:t>Ação incluída</w:t>
            </w:r>
          </w:p>
        </w:tc>
        <w:tc>
          <w:tcPr>
            <w:tcW w:w="24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E9FF732" w14:textId="77777777" w:rsidR="008D241F" w:rsidRDefault="00711365">
            <w:pPr>
              <w:spacing w:after="40"/>
            </w:pPr>
            <w:r>
              <w:rPr>
                <w:b/>
                <w:bCs/>
                <w:color w:val="1F3864"/>
                <w:sz w:val="18"/>
                <w:szCs w:val="18"/>
              </w:rPr>
              <w:t>Onde está na proposta</w:t>
            </w:r>
          </w:p>
        </w:tc>
      </w:tr>
      <w:tr w:rsidR="008D241F" w14:paraId="0F38AD42"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6116F7" w14:textId="77777777" w:rsidR="008D241F" w:rsidRDefault="00711365">
            <w:pPr>
              <w:spacing w:after="40"/>
            </w:pPr>
            <w:r>
              <w:rPr>
                <w:sz w:val="18"/>
                <w:szCs w:val="18"/>
              </w:rPr>
              <w:t>1</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BAAFE2" w14:textId="77777777" w:rsidR="008D241F" w:rsidRDefault="00711365">
            <w:pPr>
              <w:spacing w:after="40"/>
            </w:pPr>
            <w:r>
              <w:rPr>
                <w:sz w:val="18"/>
                <w:szCs w:val="18"/>
              </w:rPr>
              <w:t>Receber e validar os documentos da fase preparatória (já aprovados pela ASSJUR, se necessário), conforme o POP de Elaboração de Documentos da Fase Preparatória</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FA6D1C" w14:textId="77777777" w:rsidR="008D241F" w:rsidRDefault="00711365">
            <w:pPr>
              <w:spacing w:after="40"/>
            </w:pPr>
            <w:r>
              <w:rPr>
                <w:sz w:val="18"/>
                <w:szCs w:val="18"/>
              </w:rPr>
              <w:t>Item 1, texto inicial</w:t>
            </w:r>
          </w:p>
        </w:tc>
      </w:tr>
      <w:tr w:rsidR="008D241F" w14:paraId="1AF3C5BD"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5B678A" w14:textId="77777777" w:rsidR="008D241F" w:rsidRDefault="00711365">
            <w:pPr>
              <w:spacing w:after="40"/>
            </w:pPr>
            <w:r>
              <w:rPr>
                <w:sz w:val="18"/>
                <w:szCs w:val="18"/>
              </w:rPr>
              <w:t>2</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9FD334" w14:textId="77777777" w:rsidR="008D241F" w:rsidRDefault="00711365">
            <w:pPr>
              <w:spacing w:after="40"/>
            </w:pPr>
            <w:r>
              <w:rPr>
                <w:sz w:val="18"/>
                <w:szCs w:val="18"/>
              </w:rPr>
              <w:t>Nas inexigibilidades, certificar a juntada da documentação comprobatória de exclusividade no fornecimento do bem ou serviço</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642F6" w14:textId="77777777" w:rsidR="008D241F" w:rsidRDefault="00711365">
            <w:pPr>
              <w:spacing w:after="40"/>
            </w:pPr>
            <w:r>
              <w:rPr>
                <w:sz w:val="18"/>
                <w:szCs w:val="18"/>
              </w:rPr>
              <w:t>1b</w:t>
            </w:r>
          </w:p>
        </w:tc>
      </w:tr>
      <w:tr w:rsidR="008D241F" w14:paraId="02272147"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F5AC91" w14:textId="77777777" w:rsidR="008D241F" w:rsidRDefault="00711365">
            <w:pPr>
              <w:spacing w:after="40"/>
            </w:pPr>
            <w:r>
              <w:rPr>
                <w:sz w:val="18"/>
                <w:szCs w:val="18"/>
              </w:rPr>
              <w:t>3</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EA0667" w14:textId="77777777" w:rsidR="008D241F" w:rsidRDefault="00711365">
            <w:pPr>
              <w:spacing w:after="40"/>
            </w:pPr>
            <w:r>
              <w:rPr>
                <w:sz w:val="18"/>
                <w:szCs w:val="18"/>
              </w:rPr>
              <w:t xml:space="preserve">Se o Parecer ponderar sobre a pesquisa de mercado, verificar se os fornecedores foram selecionados pelo SIGA. Se foram de fora, conferir os itens da Orientação Administrativa PGE nº 13: justificativa da fonte, pertinência temática, e-mail funcional com identificação do empregado, e </w:t>
            </w:r>
            <w:proofErr w:type="spellStart"/>
            <w:r>
              <w:rPr>
                <w:sz w:val="18"/>
                <w:szCs w:val="18"/>
              </w:rPr>
              <w:t>prints</w:t>
            </w:r>
            <w:proofErr w:type="spellEnd"/>
            <w:r>
              <w:rPr>
                <w:sz w:val="18"/>
                <w:szCs w:val="18"/>
              </w:rPr>
              <w:t xml:space="preserve"> ou </w:t>
            </w:r>
            <w:proofErr w:type="spellStart"/>
            <w:r>
              <w:rPr>
                <w:sz w:val="18"/>
                <w:szCs w:val="18"/>
              </w:rPr>
              <w:t>PDFs</w:t>
            </w:r>
            <w:proofErr w:type="spellEnd"/>
            <w:r>
              <w:rPr>
                <w:sz w:val="18"/>
                <w:szCs w:val="18"/>
              </w:rPr>
              <w:t xml:space="preserve"> com data</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045B16" w14:textId="77777777" w:rsidR="008D241F" w:rsidRDefault="00711365">
            <w:pPr>
              <w:spacing w:after="40"/>
            </w:pPr>
            <w:r>
              <w:rPr>
                <w:sz w:val="18"/>
                <w:szCs w:val="18"/>
              </w:rPr>
              <w:t>1c</w:t>
            </w:r>
          </w:p>
        </w:tc>
      </w:tr>
      <w:tr w:rsidR="008D241F" w14:paraId="672F089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3462CE" w14:textId="77777777" w:rsidR="008D241F" w:rsidRDefault="00711365">
            <w:pPr>
              <w:spacing w:after="40"/>
            </w:pPr>
            <w:r>
              <w:rPr>
                <w:sz w:val="18"/>
                <w:szCs w:val="18"/>
              </w:rPr>
              <w:t>4</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F53A7" w14:textId="77777777" w:rsidR="008D241F" w:rsidRDefault="00711365">
            <w:pPr>
              <w:spacing w:after="40"/>
            </w:pPr>
            <w:r>
              <w:rPr>
                <w:sz w:val="18"/>
                <w:szCs w:val="18"/>
              </w:rPr>
              <w:t>Verificar o valor e as condições do contrato e, caso necessário, encaminhar o Formulário de Avaliação do Programa de Integridade ao fornecedor: valor superior a 455.387,23 UFIR (obras e engenharia) ou 197.334,47 UFIR (compras e serviços) e prazo igual ou superior a 180 dias. A redação não esclarece se valor e prazo são cumulativos</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F8FDD8" w14:textId="77777777" w:rsidR="008D241F" w:rsidRDefault="00711365">
            <w:pPr>
              <w:spacing w:after="40"/>
            </w:pPr>
            <w:r>
              <w:rPr>
                <w:sz w:val="18"/>
                <w:szCs w:val="18"/>
              </w:rPr>
              <w:t>1d (1º)</w:t>
            </w:r>
          </w:p>
        </w:tc>
      </w:tr>
      <w:tr w:rsidR="008D241F" w14:paraId="023FA96E"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69100D" w14:textId="77777777" w:rsidR="008D241F" w:rsidRDefault="00711365">
            <w:pPr>
              <w:spacing w:after="40"/>
            </w:pPr>
            <w:r>
              <w:rPr>
                <w:sz w:val="18"/>
                <w:szCs w:val="18"/>
              </w:rPr>
              <w:t>5</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9986FB" w14:textId="77777777" w:rsidR="008D241F" w:rsidRDefault="00711365">
            <w:pPr>
              <w:spacing w:after="40"/>
            </w:pPr>
            <w:r>
              <w:rPr>
                <w:sz w:val="18"/>
                <w:szCs w:val="18"/>
              </w:rPr>
              <w:t>Abrir novo processo SEI para a avaliação do Programa de Integridade, conforme o Procedimento Padrão específico</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DC373C" w14:textId="77777777" w:rsidR="008D241F" w:rsidRDefault="00711365">
            <w:pPr>
              <w:spacing w:after="40"/>
            </w:pPr>
            <w:r>
              <w:rPr>
                <w:sz w:val="18"/>
                <w:szCs w:val="18"/>
              </w:rPr>
              <w:t>Observação do 1d (1º)</w:t>
            </w:r>
          </w:p>
        </w:tc>
      </w:tr>
      <w:tr w:rsidR="008D241F" w14:paraId="57F29E1F"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539004" w14:textId="77777777" w:rsidR="008D241F" w:rsidRDefault="00711365">
            <w:pPr>
              <w:spacing w:after="40"/>
            </w:pPr>
            <w:r>
              <w:rPr>
                <w:sz w:val="18"/>
                <w:szCs w:val="18"/>
              </w:rPr>
              <w:t>6</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C8C5FE" w14:textId="77777777" w:rsidR="008D241F" w:rsidRDefault="00711365">
            <w:pPr>
              <w:spacing w:after="40"/>
            </w:pPr>
            <w:r>
              <w:rPr>
                <w:sz w:val="18"/>
                <w:szCs w:val="18"/>
              </w:rPr>
              <w:t>Controle: verificar se consta nos autos a Declaração de Disponibilidade Orçamentária</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607843" w14:textId="77777777" w:rsidR="008D241F" w:rsidRDefault="00711365">
            <w:pPr>
              <w:spacing w:after="40"/>
            </w:pPr>
            <w:r>
              <w:rPr>
                <w:sz w:val="18"/>
                <w:szCs w:val="18"/>
              </w:rPr>
              <w:t>Controles do item 1 (3º)</w:t>
            </w:r>
          </w:p>
        </w:tc>
      </w:tr>
      <w:tr w:rsidR="008D241F" w14:paraId="249F4C69"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A8E7CD" w14:textId="77777777" w:rsidR="008D241F" w:rsidRDefault="00711365">
            <w:pPr>
              <w:spacing w:after="40"/>
            </w:pPr>
            <w:r>
              <w:rPr>
                <w:sz w:val="18"/>
                <w:szCs w:val="18"/>
              </w:rPr>
              <w:t>7</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D16377" w14:textId="77777777" w:rsidR="008D241F" w:rsidRDefault="00711365">
            <w:pPr>
              <w:spacing w:after="40"/>
            </w:pPr>
            <w:r>
              <w:rPr>
                <w:sz w:val="18"/>
                <w:szCs w:val="18"/>
              </w:rPr>
              <w:t>Controle: a DDI será realizada mesmo que o fornecedor não envie o Formulário e os documentos comprobatórios</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E1845A" w14:textId="77777777" w:rsidR="008D241F" w:rsidRDefault="00711365">
            <w:pPr>
              <w:spacing w:after="40"/>
            </w:pPr>
            <w:r>
              <w:rPr>
                <w:sz w:val="18"/>
                <w:szCs w:val="18"/>
              </w:rPr>
              <w:t>Controles do item 1 (último)</w:t>
            </w:r>
          </w:p>
        </w:tc>
      </w:tr>
      <w:tr w:rsidR="008D241F" w14:paraId="30B24FC6"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431836" w14:textId="77777777" w:rsidR="008D241F" w:rsidRDefault="00711365">
            <w:pPr>
              <w:spacing w:after="40"/>
            </w:pPr>
            <w:r>
              <w:rPr>
                <w:sz w:val="18"/>
                <w:szCs w:val="18"/>
              </w:rPr>
              <w:t>8</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048EB5" w14:textId="77777777" w:rsidR="008D241F" w:rsidRDefault="00711365">
            <w:pPr>
              <w:spacing w:after="40"/>
            </w:pPr>
            <w:r>
              <w:rPr>
                <w:sz w:val="18"/>
                <w:szCs w:val="18"/>
              </w:rPr>
              <w:t>Inserir o resultado da avaliação do Programa de Integridade no processo SEI específico e citá-lo no Relatório de DDI</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E38D59" w14:textId="77777777" w:rsidR="008D241F" w:rsidRDefault="00711365">
            <w:pPr>
              <w:spacing w:after="40"/>
            </w:pPr>
            <w:r>
              <w:rPr>
                <w:sz w:val="18"/>
                <w:szCs w:val="18"/>
              </w:rPr>
              <w:t>2b</w:t>
            </w:r>
          </w:p>
        </w:tc>
      </w:tr>
      <w:tr w:rsidR="008D241F" w14:paraId="3ECFAD88"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AB1A7F" w14:textId="77777777" w:rsidR="008D241F" w:rsidRDefault="00711365">
            <w:pPr>
              <w:spacing w:after="40"/>
            </w:pPr>
            <w:r>
              <w:rPr>
                <w:sz w:val="18"/>
                <w:szCs w:val="18"/>
              </w:rPr>
              <w:t>9</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24637D" w14:textId="77777777" w:rsidR="008D241F" w:rsidRDefault="00711365">
            <w:pPr>
              <w:spacing w:after="40"/>
            </w:pPr>
            <w:r>
              <w:rPr>
                <w:sz w:val="18"/>
                <w:szCs w:val="18"/>
              </w:rPr>
              <w:t>Elaborar o Relatório de Avaliação do Programa de Integridade, se aplicável</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0974BA" w14:textId="77777777" w:rsidR="008D241F" w:rsidRDefault="00711365">
            <w:pPr>
              <w:spacing w:after="40"/>
            </w:pPr>
            <w:r>
              <w:rPr>
                <w:sz w:val="18"/>
                <w:szCs w:val="18"/>
              </w:rPr>
              <w:t>2c</w:t>
            </w:r>
          </w:p>
        </w:tc>
      </w:tr>
      <w:tr w:rsidR="008D241F" w14:paraId="3843BBA2"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410975" w14:textId="77777777" w:rsidR="008D241F" w:rsidRDefault="00711365">
            <w:pPr>
              <w:spacing w:after="40"/>
            </w:pPr>
            <w:r>
              <w:rPr>
                <w:sz w:val="18"/>
                <w:szCs w:val="18"/>
              </w:rPr>
              <w:t>10</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14992F" w14:textId="77777777" w:rsidR="008D241F" w:rsidRDefault="00711365">
            <w:pPr>
              <w:spacing w:after="40"/>
            </w:pPr>
            <w:r>
              <w:rPr>
                <w:sz w:val="18"/>
                <w:szCs w:val="18"/>
              </w:rPr>
              <w:t>Verificar o grau de risco atribuído ao fornecedor</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456516" w14:textId="77777777" w:rsidR="008D241F" w:rsidRDefault="00711365">
            <w:pPr>
              <w:spacing w:after="40"/>
            </w:pPr>
            <w:r>
              <w:rPr>
                <w:sz w:val="18"/>
                <w:szCs w:val="18"/>
              </w:rPr>
              <w:t>3a</w:t>
            </w:r>
          </w:p>
        </w:tc>
      </w:tr>
      <w:tr w:rsidR="008D241F" w14:paraId="323502A6"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820A00" w14:textId="77777777" w:rsidR="008D241F" w:rsidRDefault="00711365">
            <w:pPr>
              <w:spacing w:after="40"/>
            </w:pPr>
            <w:r>
              <w:rPr>
                <w:sz w:val="18"/>
                <w:szCs w:val="18"/>
              </w:rPr>
              <w:t>11</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C654CE" w14:textId="77777777" w:rsidR="008D241F" w:rsidRDefault="00711365">
            <w:pPr>
              <w:spacing w:after="40"/>
            </w:pPr>
            <w:r>
              <w:rPr>
                <w:sz w:val="18"/>
                <w:szCs w:val="18"/>
              </w:rPr>
              <w:t xml:space="preserve">Se o risco for médio ou alto, avaliar a necessidade de alertar </w:t>
            </w:r>
            <w:proofErr w:type="gramStart"/>
            <w:r>
              <w:rPr>
                <w:sz w:val="18"/>
                <w:szCs w:val="18"/>
              </w:rPr>
              <w:t>o(</w:t>
            </w:r>
            <w:proofErr w:type="gramEnd"/>
            <w:r>
              <w:rPr>
                <w:sz w:val="18"/>
                <w:szCs w:val="18"/>
              </w:rPr>
              <w:t>s) Diretor(es) para procedimentos adicionais</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B01C28" w14:textId="77777777" w:rsidR="008D241F" w:rsidRDefault="00711365">
            <w:pPr>
              <w:spacing w:after="40"/>
            </w:pPr>
            <w:r>
              <w:rPr>
                <w:sz w:val="18"/>
                <w:szCs w:val="18"/>
              </w:rPr>
              <w:t>3b (1º)</w:t>
            </w:r>
          </w:p>
        </w:tc>
      </w:tr>
      <w:tr w:rsidR="008D241F" w14:paraId="7D4BBFC4"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B36529" w14:textId="77777777" w:rsidR="008D241F" w:rsidRDefault="00711365">
            <w:pPr>
              <w:spacing w:after="40"/>
            </w:pPr>
            <w:r>
              <w:rPr>
                <w:sz w:val="18"/>
                <w:szCs w:val="18"/>
              </w:rPr>
              <w:t>12</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3C9AFB" w14:textId="77777777" w:rsidR="008D241F" w:rsidRDefault="00711365">
            <w:pPr>
              <w:spacing w:after="40"/>
            </w:pPr>
            <w:r>
              <w:rPr>
                <w:sz w:val="18"/>
                <w:szCs w:val="18"/>
              </w:rPr>
              <w:t>SUPADM inicia a contratação no SIAFE/RIO, em paralelo com a GERADM</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1254CA" w14:textId="77777777" w:rsidR="008D241F" w:rsidRDefault="00711365">
            <w:pPr>
              <w:spacing w:after="40"/>
            </w:pPr>
            <w:r>
              <w:rPr>
                <w:sz w:val="18"/>
                <w:szCs w:val="18"/>
              </w:rPr>
              <w:t>3d</w:t>
            </w:r>
          </w:p>
        </w:tc>
      </w:tr>
      <w:tr w:rsidR="008D241F" w14:paraId="010770B7"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08C21B" w14:textId="77777777" w:rsidR="008D241F" w:rsidRDefault="00711365">
            <w:pPr>
              <w:spacing w:after="40"/>
            </w:pPr>
            <w:r>
              <w:rPr>
                <w:sz w:val="18"/>
                <w:szCs w:val="18"/>
              </w:rPr>
              <w:t>13</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0B620C" w14:textId="77777777" w:rsidR="008D241F" w:rsidRDefault="00711365">
            <w:pPr>
              <w:spacing w:after="40"/>
            </w:pPr>
            <w:r>
              <w:rPr>
                <w:sz w:val="18"/>
                <w:szCs w:val="18"/>
              </w:rPr>
              <w:t>SUPADM envia o processo à SUPLAN para emitir NAD/Empenho no SIGA/RJ</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BD30D6" w14:textId="77777777" w:rsidR="008D241F" w:rsidRDefault="00711365">
            <w:pPr>
              <w:spacing w:after="40"/>
            </w:pPr>
            <w:r>
              <w:rPr>
                <w:sz w:val="18"/>
                <w:szCs w:val="18"/>
              </w:rPr>
              <w:t>3e</w:t>
            </w:r>
          </w:p>
        </w:tc>
      </w:tr>
      <w:tr w:rsidR="008D241F" w14:paraId="7481D0C9"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7BD069" w14:textId="77777777" w:rsidR="008D241F" w:rsidRDefault="00711365">
            <w:pPr>
              <w:spacing w:after="40"/>
            </w:pPr>
            <w:r>
              <w:rPr>
                <w:sz w:val="18"/>
                <w:szCs w:val="18"/>
              </w:rPr>
              <w:t>14</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F6FAE7" w14:textId="77777777" w:rsidR="008D241F" w:rsidRDefault="00711365">
            <w:pPr>
              <w:spacing w:after="40"/>
            </w:pPr>
            <w:r>
              <w:rPr>
                <w:sz w:val="18"/>
                <w:szCs w:val="18"/>
              </w:rPr>
              <w:t>CHEGAB verifica a instrução processual antes de encaminhar à PRESI</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043C16" w14:textId="77777777" w:rsidR="008D241F" w:rsidRDefault="00711365">
            <w:pPr>
              <w:spacing w:after="40"/>
            </w:pPr>
            <w:r>
              <w:rPr>
                <w:sz w:val="18"/>
                <w:szCs w:val="18"/>
              </w:rPr>
              <w:t>5a</w:t>
            </w:r>
          </w:p>
        </w:tc>
      </w:tr>
      <w:tr w:rsidR="008D241F" w14:paraId="270AD8C2"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33A316" w14:textId="77777777" w:rsidR="008D241F" w:rsidRDefault="00711365">
            <w:pPr>
              <w:spacing w:after="40"/>
            </w:pPr>
            <w:r>
              <w:rPr>
                <w:sz w:val="18"/>
                <w:szCs w:val="18"/>
              </w:rPr>
              <w:t>15</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044467" w14:textId="77777777" w:rsidR="008D241F" w:rsidRDefault="00711365">
            <w:pPr>
              <w:spacing w:after="40"/>
            </w:pPr>
            <w:r>
              <w:rPr>
                <w:sz w:val="18"/>
                <w:szCs w:val="18"/>
              </w:rPr>
              <w:t>DIRAF assina o contrato</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C11336" w14:textId="77777777" w:rsidR="008D241F" w:rsidRDefault="00711365">
            <w:pPr>
              <w:spacing w:after="40"/>
            </w:pPr>
            <w:r>
              <w:rPr>
                <w:sz w:val="18"/>
                <w:szCs w:val="18"/>
              </w:rPr>
              <w:t>6f e 7b</w:t>
            </w:r>
          </w:p>
        </w:tc>
      </w:tr>
      <w:tr w:rsidR="008D241F" w14:paraId="38E976B2"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2A51A8" w14:textId="77777777" w:rsidR="008D241F" w:rsidRDefault="00711365">
            <w:pPr>
              <w:spacing w:after="40"/>
            </w:pPr>
            <w:r>
              <w:rPr>
                <w:sz w:val="18"/>
                <w:szCs w:val="18"/>
              </w:rPr>
              <w:t>16</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B894E" w14:textId="77777777" w:rsidR="008D241F" w:rsidRDefault="00711365">
            <w:pPr>
              <w:spacing w:after="40"/>
            </w:pPr>
            <w:r>
              <w:rPr>
                <w:sz w:val="18"/>
                <w:szCs w:val="18"/>
              </w:rPr>
              <w:t>CHEGAB verifica também o grau de risco apurado no Relatório de DDI</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1F1EB3" w14:textId="77777777" w:rsidR="008D241F" w:rsidRDefault="00711365">
            <w:pPr>
              <w:spacing w:after="40"/>
            </w:pPr>
            <w:r>
              <w:rPr>
                <w:sz w:val="18"/>
                <w:szCs w:val="18"/>
              </w:rPr>
              <w:t>8 (CHEGAB, a)</w:t>
            </w:r>
          </w:p>
        </w:tc>
      </w:tr>
      <w:tr w:rsidR="008D241F" w14:paraId="64266845"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7B5C71" w14:textId="77777777" w:rsidR="008D241F" w:rsidRDefault="00711365">
            <w:pPr>
              <w:spacing w:after="40"/>
            </w:pPr>
            <w:r>
              <w:rPr>
                <w:sz w:val="18"/>
                <w:szCs w:val="18"/>
              </w:rPr>
              <w:t>17</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964A78" w14:textId="77777777" w:rsidR="008D241F" w:rsidRDefault="00711365">
            <w:pPr>
              <w:spacing w:after="40"/>
            </w:pPr>
            <w:r>
              <w:rPr>
                <w:sz w:val="18"/>
                <w:szCs w:val="18"/>
              </w:rPr>
              <w:t>Encaminhar aos Gestores do SIGFIS para lançamento no TCE, com posterior envio à CHEGAB para apreciação e consolidação dos atos</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B3BB55" w14:textId="77777777" w:rsidR="008D241F" w:rsidRDefault="00711365">
            <w:pPr>
              <w:spacing w:after="40"/>
            </w:pPr>
            <w:r>
              <w:rPr>
                <w:sz w:val="18"/>
                <w:szCs w:val="18"/>
              </w:rPr>
              <w:t>8 (PRESI, d)</w:t>
            </w:r>
          </w:p>
        </w:tc>
      </w:tr>
      <w:tr w:rsidR="008D241F" w14:paraId="09A9E1FB" w14:textId="77777777" w:rsidTr="00A16DEC">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7B0858" w14:textId="77777777" w:rsidR="008D241F" w:rsidRDefault="00711365">
            <w:pPr>
              <w:spacing w:after="40"/>
            </w:pPr>
            <w:r>
              <w:rPr>
                <w:sz w:val="18"/>
                <w:szCs w:val="18"/>
              </w:rPr>
              <w:t>18</w:t>
            </w:r>
          </w:p>
        </w:tc>
        <w:tc>
          <w:tcPr>
            <w:tcW w:w="7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FBD34F" w14:textId="77777777" w:rsidR="008D241F" w:rsidRDefault="00711365">
            <w:pPr>
              <w:spacing w:after="40"/>
            </w:pPr>
            <w:r>
              <w:rPr>
                <w:sz w:val="18"/>
                <w:szCs w:val="18"/>
              </w:rPr>
              <w:t>Gestor do Contrato completa os dados no SIAFE-RIO e no SIGA</w:t>
            </w:r>
          </w:p>
        </w:tc>
        <w:tc>
          <w:tcPr>
            <w:tcW w:w="241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E67882" w14:textId="77777777" w:rsidR="008D241F" w:rsidRDefault="00711365">
            <w:pPr>
              <w:spacing w:after="40"/>
            </w:pPr>
            <w:r>
              <w:rPr>
                <w:sz w:val="18"/>
                <w:szCs w:val="18"/>
              </w:rPr>
              <w:t>9c</w:t>
            </w:r>
          </w:p>
        </w:tc>
      </w:tr>
    </w:tbl>
    <w:p w14:paraId="554F09FD" w14:textId="77777777" w:rsidR="00711365" w:rsidRDefault="00711365"/>
    <w:p w14:paraId="4D34F4C2" w14:textId="77777777" w:rsidR="00AA0A37" w:rsidRDefault="00AA0A37"/>
    <w:p w14:paraId="77C24630" w14:textId="39502E86" w:rsidR="00AA0A37" w:rsidRDefault="00AA0A37" w:rsidP="00AA0A37">
      <w:pPr>
        <w:pStyle w:val="Ttulo1"/>
      </w:pPr>
      <w:r>
        <w:rPr>
          <w:color w:val="1F3864"/>
        </w:rPr>
        <w:t>4. DETALHAMENTO DOS PONTOS</w:t>
      </w:r>
    </w:p>
    <w:p w14:paraId="730B8556" w14:textId="77777777" w:rsidR="00AA0A37" w:rsidRDefault="00AA0A37" w:rsidP="00AA0A37">
      <w:pPr>
        <w:spacing w:after="100"/>
        <w:rPr>
          <w:i/>
          <w:iCs/>
          <w:sz w:val="18"/>
          <w:szCs w:val="18"/>
        </w:rPr>
      </w:pPr>
      <w:r>
        <w:rPr>
          <w:i/>
          <w:iCs/>
          <w:sz w:val="18"/>
          <w:szCs w:val="18"/>
        </w:rPr>
        <w:t>"Origem" indica se a proposta introduz ou agrava o problema, ou se ele já existia no POP vigente e foi mantido.</w:t>
      </w:r>
    </w:p>
    <w:p w14:paraId="54158CD7" w14:textId="77777777" w:rsidR="00AA0A37" w:rsidRDefault="00AA0A37" w:rsidP="00AA0A37">
      <w:pPr>
        <w:spacing w:after="100"/>
        <w:rPr>
          <w:i/>
          <w:iCs/>
          <w:sz w:val="18"/>
          <w:szCs w:val="18"/>
        </w:rPr>
      </w:pPr>
    </w:p>
    <w:p w14:paraId="59C8FCDB" w14:textId="5E72441B" w:rsidR="00AA0A37" w:rsidRDefault="00CD49CB" w:rsidP="00AA0A37">
      <w:pPr>
        <w:spacing w:after="100"/>
        <w:rPr>
          <w:iCs/>
          <w:sz w:val="24"/>
          <w:szCs w:val="24"/>
        </w:rPr>
      </w:pPr>
      <w:proofErr w:type="gramStart"/>
      <w:r w:rsidRPr="007C4408">
        <w:rPr>
          <w:iCs/>
          <w:sz w:val="24"/>
          <w:szCs w:val="24"/>
          <w:highlight w:val="yellow"/>
        </w:rPr>
        <w:t>[</w:t>
      </w:r>
      <w:r w:rsidR="001D5C27" w:rsidRPr="007C4408">
        <w:rPr>
          <w:iCs/>
          <w:sz w:val="24"/>
          <w:szCs w:val="24"/>
          <w:highlight w:val="yellow"/>
        </w:rPr>
        <w:t>Aqui</w:t>
      </w:r>
      <w:proofErr w:type="gramEnd"/>
      <w:r w:rsidR="001D5C27" w:rsidRPr="007C4408">
        <w:rPr>
          <w:iCs/>
          <w:sz w:val="24"/>
          <w:szCs w:val="24"/>
          <w:highlight w:val="yellow"/>
        </w:rPr>
        <w:t xml:space="preserve"> tem-se a prioridade, mas não tem o critério, se é legalidade, rastreabilidade </w:t>
      </w:r>
      <w:proofErr w:type="spellStart"/>
      <w:r w:rsidR="001D5C27" w:rsidRPr="007C4408">
        <w:rPr>
          <w:iCs/>
          <w:sz w:val="24"/>
          <w:szCs w:val="24"/>
          <w:highlight w:val="yellow"/>
        </w:rPr>
        <w:t>etc</w:t>
      </w:r>
      <w:proofErr w:type="spellEnd"/>
      <w:r w:rsidR="001D5C27" w:rsidRPr="007C4408">
        <w:rPr>
          <w:iCs/>
          <w:sz w:val="24"/>
          <w:szCs w:val="24"/>
          <w:highlight w:val="yellow"/>
        </w:rPr>
        <w:t xml:space="preserve">, ou seja, aqueles critérios que estão estabelecidos na metodologia. Então, isso precisa estar claro. Isso vai ficar muito ruim de visualizar horizontalmente. Assim, é melhor colocar as informações na vertical, </w:t>
      </w:r>
      <w:r w:rsidR="007C4408" w:rsidRPr="007C4408">
        <w:rPr>
          <w:iCs/>
          <w:sz w:val="24"/>
          <w:szCs w:val="24"/>
          <w:highlight w:val="yellow"/>
        </w:rPr>
        <w:t>no modelo a seguir</w:t>
      </w:r>
      <w:r w:rsidR="001D5C27">
        <w:rPr>
          <w:iCs/>
          <w:sz w:val="24"/>
          <w:szCs w:val="24"/>
        </w:rPr>
        <w:t xml:space="preserve"> </w:t>
      </w:r>
    </w:p>
    <w:p w14:paraId="1139CE3C" w14:textId="77777777" w:rsidR="001D5C27" w:rsidRDefault="001D5C27" w:rsidP="00AA0A37">
      <w:pPr>
        <w:spacing w:after="100"/>
        <w:rPr>
          <w:iCs/>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241"/>
      </w:tblGrid>
      <w:tr w:rsidR="001D5C27" w14:paraId="182413D6" w14:textId="77777777" w:rsidTr="008E0D69">
        <w:tc>
          <w:tcPr>
            <w:tcW w:w="9638" w:type="dxa"/>
            <w:gridSpan w:val="2"/>
            <w:tcBorders>
              <w:top w:val="single" w:sz="4" w:space="0" w:color="000000"/>
              <w:left w:val="single" w:sz="4" w:space="0" w:color="000000"/>
              <w:bottom w:val="single" w:sz="4" w:space="0" w:color="000000"/>
              <w:right w:val="single" w:sz="4" w:space="0" w:color="000000"/>
            </w:tcBorders>
            <w:shd w:val="clear" w:color="auto" w:fill="C6D9F1"/>
            <w:tcMar>
              <w:top w:w="120" w:type="dxa"/>
              <w:left w:w="135" w:type="dxa"/>
              <w:bottom w:w="120" w:type="dxa"/>
              <w:right w:w="135" w:type="dxa"/>
            </w:tcMar>
          </w:tcPr>
          <w:p w14:paraId="2A0EE2EB" w14:textId="370FDBED" w:rsidR="001D5C27" w:rsidRDefault="001D5C27" w:rsidP="001D5C27">
            <w:r>
              <w:rPr>
                <w:b/>
                <w:bCs/>
                <w:sz w:val="18"/>
                <w:szCs w:val="18"/>
              </w:rPr>
              <w:t xml:space="preserve">01. </w:t>
            </w:r>
            <w:r w:rsidRPr="001D5C27">
              <w:rPr>
                <w:b/>
                <w:bCs/>
                <w:sz w:val="18"/>
                <w:szCs w:val="18"/>
                <w:highlight w:val="yellow"/>
              </w:rPr>
              <w:t>[RESUMO DO QUE TRATA O EXEMPLO]</w:t>
            </w:r>
          </w:p>
        </w:tc>
      </w:tr>
      <w:tr w:rsidR="007C4408" w14:paraId="1FFF39E7"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1DE51E23" w14:textId="2872F49E" w:rsidR="007C4408" w:rsidRDefault="007C4408" w:rsidP="008E0D69">
            <w:pPr>
              <w:rPr>
                <w:b/>
                <w:bCs/>
                <w:sz w:val="18"/>
                <w:szCs w:val="18"/>
              </w:rPr>
            </w:pPr>
            <w:r>
              <w:rPr>
                <w:b/>
                <w:bCs/>
                <w:sz w:val="18"/>
                <w:szCs w:val="18"/>
              </w:rPr>
              <w:t>Norma de referência</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79C1EF1E" w14:textId="052B6288" w:rsidR="007C4408" w:rsidRDefault="007C4408" w:rsidP="008E0D69">
            <w:pPr>
              <w:rPr>
                <w:sz w:val="18"/>
                <w:szCs w:val="18"/>
              </w:rPr>
            </w:pPr>
            <w:r>
              <w:rPr>
                <w:sz w:val="18"/>
                <w:szCs w:val="18"/>
              </w:rPr>
              <w:t>Lei 13.303/2016, art. 38; RILC, art. 10 (impedimento de contratar empresa suspensa, impedida ou declarada inidônea).</w:t>
            </w:r>
          </w:p>
        </w:tc>
      </w:tr>
      <w:tr w:rsidR="001D5C27" w14:paraId="65B46EC7"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0295F2D5" w14:textId="767864C8" w:rsidR="001D5C27" w:rsidRDefault="001D5C27" w:rsidP="008E0D69">
            <w:pPr>
              <w:rPr>
                <w:b/>
                <w:bCs/>
                <w:sz w:val="18"/>
                <w:szCs w:val="18"/>
              </w:rPr>
            </w:pPr>
            <w:r>
              <w:rPr>
                <w:b/>
                <w:bCs/>
                <w:sz w:val="18"/>
                <w:szCs w:val="18"/>
              </w:rPr>
              <w:t>Origem</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4D919957" w14:textId="55EE616A" w:rsidR="001D5C27" w:rsidRDefault="007C4408" w:rsidP="008E0D69">
            <w:pPr>
              <w:rPr>
                <w:sz w:val="18"/>
                <w:szCs w:val="18"/>
              </w:rPr>
            </w:pPr>
            <w:r>
              <w:rPr>
                <w:sz w:val="18"/>
                <w:szCs w:val="18"/>
              </w:rPr>
              <w:t>Proposta introduz</w:t>
            </w:r>
          </w:p>
        </w:tc>
      </w:tr>
      <w:tr w:rsidR="001D5C27" w14:paraId="2C64B935"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4DEC8D50" w14:textId="1DBBFBCA" w:rsidR="001D5C27" w:rsidRDefault="007C4408" w:rsidP="008E0D69">
            <w:pPr>
              <w:rPr>
                <w:b/>
                <w:bCs/>
                <w:sz w:val="18"/>
                <w:szCs w:val="18"/>
              </w:rPr>
            </w:pPr>
            <w:r>
              <w:rPr>
                <w:b/>
                <w:bCs/>
                <w:sz w:val="18"/>
                <w:szCs w:val="18"/>
              </w:rPr>
              <w:t>Dispositivo analisado</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06F627E2" w14:textId="46D0F29E" w:rsidR="001D5C27" w:rsidRDefault="007C4408" w:rsidP="008E0D69">
            <w:pPr>
              <w:rPr>
                <w:sz w:val="18"/>
                <w:szCs w:val="18"/>
              </w:rPr>
            </w:pPr>
            <w:r>
              <w:rPr>
                <w:sz w:val="18"/>
                <w:szCs w:val="18"/>
              </w:rPr>
              <w:t>Proposta, item 1. POP vigente, B.1</w:t>
            </w:r>
          </w:p>
        </w:tc>
      </w:tr>
      <w:tr w:rsidR="001D5C27" w14:paraId="1ABBA1EA"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79EB225C" w14:textId="63E08580" w:rsidR="001D5C27" w:rsidRDefault="007C4408" w:rsidP="008E0D69">
            <w:pPr>
              <w:rPr>
                <w:b/>
                <w:bCs/>
                <w:sz w:val="18"/>
                <w:szCs w:val="18"/>
              </w:rPr>
            </w:pPr>
            <w:r>
              <w:rPr>
                <w:b/>
                <w:bCs/>
                <w:sz w:val="18"/>
                <w:szCs w:val="18"/>
              </w:rPr>
              <w:t>Descrição</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4C9211A4" w14:textId="0B342B05" w:rsidR="001D5C27" w:rsidRDefault="007C4408" w:rsidP="008E0D69">
            <w:pPr>
              <w:rPr>
                <w:sz w:val="18"/>
                <w:szCs w:val="18"/>
              </w:rPr>
            </w:pPr>
            <w:r>
              <w:rPr>
                <w:sz w:val="18"/>
                <w:szCs w:val="18"/>
              </w:rPr>
              <w:t>A proposta retira a consulta a SIGA, CNEP e CEIS. Fica só a verificação de "Certidões", que não equivale à consulta às listas de sanção.</w:t>
            </w:r>
          </w:p>
        </w:tc>
      </w:tr>
      <w:tr w:rsidR="001D5C27" w14:paraId="31248465"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3B19B0A4" w14:textId="4BA0754F" w:rsidR="001D5C27" w:rsidRDefault="007C4408" w:rsidP="008E0D69">
            <w:r>
              <w:rPr>
                <w:b/>
                <w:bCs/>
                <w:sz w:val="18"/>
                <w:szCs w:val="18"/>
              </w:rPr>
              <w:t>Classificação / Critério</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639A4A62" w14:textId="763E5107" w:rsidR="001D5C27" w:rsidRDefault="007C4408" w:rsidP="008E0D69">
            <w:proofErr w:type="gramStart"/>
            <w:r w:rsidRPr="007C4408">
              <w:rPr>
                <w:highlight w:val="yellow"/>
              </w:rPr>
              <w:t>[Inserir</w:t>
            </w:r>
            <w:proofErr w:type="gramEnd"/>
            <w:r w:rsidRPr="007C4408">
              <w:rPr>
                <w:highlight w:val="yellow"/>
              </w:rPr>
              <w:t>]</w:t>
            </w:r>
          </w:p>
        </w:tc>
      </w:tr>
      <w:tr w:rsidR="001D5C27" w14:paraId="643AF054"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60F7D4A8" w14:textId="45595A54" w:rsidR="001D5C27" w:rsidRDefault="007C4408" w:rsidP="008E0D69">
            <w:r>
              <w:rPr>
                <w:b/>
                <w:bCs/>
                <w:sz w:val="18"/>
                <w:szCs w:val="18"/>
              </w:rPr>
              <w:t>Impacto / Probabilidade / Criticidade</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1EA61331" w14:textId="1DB7FA61" w:rsidR="001D5C27" w:rsidRDefault="007C4408" w:rsidP="008E0D69">
            <w:proofErr w:type="gramStart"/>
            <w:r w:rsidRPr="007C4408">
              <w:rPr>
                <w:highlight w:val="yellow"/>
              </w:rPr>
              <w:t>[Inserir</w:t>
            </w:r>
            <w:proofErr w:type="gramEnd"/>
            <w:r w:rsidRPr="007C4408">
              <w:rPr>
                <w:highlight w:val="yellow"/>
              </w:rPr>
              <w:t>]</w:t>
            </w:r>
          </w:p>
        </w:tc>
      </w:tr>
      <w:tr w:rsidR="001D5C27" w14:paraId="076049B8" w14:textId="77777777" w:rsidTr="008E0D69">
        <w:tc>
          <w:tcPr>
            <w:tcW w:w="3397" w:type="dxa"/>
            <w:tcBorders>
              <w:top w:val="single" w:sz="4" w:space="0" w:color="000000"/>
              <w:left w:val="single" w:sz="4" w:space="0" w:color="000000"/>
              <w:bottom w:val="single" w:sz="4" w:space="0" w:color="000000"/>
              <w:right w:val="single" w:sz="4" w:space="0" w:color="000000"/>
            </w:tcBorders>
            <w:shd w:val="clear" w:color="auto" w:fill="F5F3EE"/>
            <w:tcMar>
              <w:top w:w="90" w:type="dxa"/>
              <w:left w:w="135" w:type="dxa"/>
              <w:bottom w:w="90" w:type="dxa"/>
              <w:right w:w="135" w:type="dxa"/>
            </w:tcMar>
          </w:tcPr>
          <w:p w14:paraId="4422A2D4" w14:textId="34104A3E" w:rsidR="001D5C27" w:rsidRDefault="007C4408" w:rsidP="008E0D69">
            <w:r>
              <w:rPr>
                <w:b/>
                <w:bCs/>
                <w:sz w:val="18"/>
                <w:szCs w:val="18"/>
              </w:rPr>
              <w:t>Ação recomendada</w:t>
            </w:r>
          </w:p>
        </w:tc>
        <w:tc>
          <w:tcPr>
            <w:tcW w:w="624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35" w:type="dxa"/>
              <w:bottom w:w="90" w:type="dxa"/>
              <w:right w:w="135" w:type="dxa"/>
            </w:tcMar>
          </w:tcPr>
          <w:p w14:paraId="7FCD7076" w14:textId="3687C387" w:rsidR="001D5C27" w:rsidRDefault="007C4408" w:rsidP="008E0D69">
            <w:r>
              <w:rPr>
                <w:sz w:val="18"/>
                <w:szCs w:val="18"/>
              </w:rPr>
              <w:t>Manter a consulta a SIGA, CNEP e CEIS entre os controles do item 1, antes da contratação</w:t>
            </w:r>
          </w:p>
        </w:tc>
      </w:tr>
    </w:tbl>
    <w:p w14:paraId="3FEC6250" w14:textId="77777777" w:rsidR="001D5C27" w:rsidRDefault="001D5C27" w:rsidP="001D5C27"/>
    <w:p w14:paraId="122FBDA7" w14:textId="7AC3B72B" w:rsidR="001D5C27" w:rsidRDefault="007C4408" w:rsidP="00AA0A37">
      <w:pPr>
        <w:spacing w:after="100"/>
        <w:rPr>
          <w:iCs/>
          <w:sz w:val="24"/>
          <w:szCs w:val="24"/>
        </w:rPr>
      </w:pPr>
      <w:proofErr w:type="gramStart"/>
      <w:r w:rsidRPr="007C4408">
        <w:rPr>
          <w:iCs/>
          <w:sz w:val="24"/>
          <w:szCs w:val="24"/>
          <w:highlight w:val="yellow"/>
        </w:rPr>
        <w:t>[Então</w:t>
      </w:r>
      <w:proofErr w:type="gramEnd"/>
      <w:r w:rsidRPr="007C4408">
        <w:rPr>
          <w:iCs/>
          <w:sz w:val="24"/>
          <w:szCs w:val="24"/>
          <w:highlight w:val="yellow"/>
        </w:rPr>
        <w:t>, os 19 achados devem estar separados como os quadros acima</w:t>
      </w:r>
      <w:r w:rsidR="00D572D5">
        <w:rPr>
          <w:iCs/>
          <w:sz w:val="24"/>
          <w:szCs w:val="24"/>
          <w:highlight w:val="yellow"/>
        </w:rPr>
        <w:t xml:space="preserve"> e excluir essa coluna prioridade. De ser estabelecido o Classificação/Critério e Impacto/Probabilidade/</w:t>
      </w:r>
      <w:proofErr w:type="spellStart"/>
      <w:r w:rsidR="00D572D5">
        <w:rPr>
          <w:iCs/>
          <w:sz w:val="24"/>
          <w:szCs w:val="24"/>
          <w:highlight w:val="yellow"/>
        </w:rPr>
        <w:t>Cirticidade</w:t>
      </w:r>
      <w:proofErr w:type="spellEnd"/>
      <w:r w:rsidR="00D572D5">
        <w:rPr>
          <w:iCs/>
          <w:sz w:val="24"/>
          <w:szCs w:val="24"/>
          <w:highlight w:val="yellow"/>
        </w:rPr>
        <w:t>, esclarecido resumidamente lá na introdução]</w:t>
      </w:r>
      <w:bookmarkStart w:id="0" w:name="_GoBack"/>
      <w:bookmarkEnd w:id="0"/>
      <w:r w:rsidRPr="007C4408">
        <w:rPr>
          <w:iCs/>
          <w:sz w:val="24"/>
          <w:szCs w:val="24"/>
          <w:highlight w:val="yellow"/>
        </w:rPr>
        <w:t>]</w:t>
      </w:r>
    </w:p>
    <w:p w14:paraId="313E53BD" w14:textId="77777777" w:rsidR="001D5C27" w:rsidRPr="00CD49CB" w:rsidRDefault="001D5C27" w:rsidP="00AA0A37">
      <w:pPr>
        <w:spacing w:after="100"/>
        <w:rPr>
          <w:sz w:val="24"/>
          <w:szCs w:val="24"/>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1044"/>
        <w:gridCol w:w="1139"/>
        <w:gridCol w:w="2113"/>
        <w:gridCol w:w="1648"/>
        <w:gridCol w:w="1731"/>
        <w:gridCol w:w="1118"/>
      </w:tblGrid>
      <w:tr w:rsidR="00AA0A37" w14:paraId="06C637AF" w14:textId="77777777" w:rsidTr="008E0D69">
        <w:trPr>
          <w:tblHeader/>
        </w:trPr>
        <w:tc>
          <w:tcPr>
            <w:tcW w:w="4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C0735A5" w14:textId="565C6B25" w:rsidR="00AA0A37" w:rsidRDefault="001D5C27" w:rsidP="008E0D69">
            <w:pPr>
              <w:spacing w:after="40"/>
            </w:pPr>
            <w:r>
              <w:rPr>
                <w:b/>
                <w:bCs/>
                <w:color w:val="1F3864"/>
                <w:sz w:val="18"/>
                <w:szCs w:val="18"/>
              </w:rPr>
              <w:t>Achado</w:t>
            </w:r>
          </w:p>
        </w:tc>
        <w:tc>
          <w:tcPr>
            <w:tcW w:w="1093"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BA1C917" w14:textId="77777777" w:rsidR="00AA0A37" w:rsidRDefault="00AA0A37" w:rsidP="008E0D69">
            <w:pPr>
              <w:spacing w:after="40"/>
            </w:pPr>
            <w:r>
              <w:rPr>
                <w:b/>
                <w:bCs/>
                <w:color w:val="1F3864"/>
                <w:sz w:val="18"/>
                <w:szCs w:val="18"/>
              </w:rPr>
              <w:t>Origem</w:t>
            </w:r>
          </w:p>
        </w:tc>
        <w:tc>
          <w:tcPr>
            <w:tcW w:w="11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8AC6280" w14:textId="77777777" w:rsidR="00AA0A37" w:rsidRDefault="00AA0A37" w:rsidP="008E0D69">
            <w:pPr>
              <w:spacing w:after="40"/>
            </w:pPr>
            <w:r>
              <w:rPr>
                <w:b/>
                <w:bCs/>
                <w:color w:val="1F3864"/>
                <w:sz w:val="18"/>
                <w:szCs w:val="18"/>
              </w:rPr>
              <w:t>Onde</w:t>
            </w:r>
          </w:p>
        </w:tc>
        <w:tc>
          <w:tcPr>
            <w:tcW w:w="226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84BBEF6" w14:textId="77777777" w:rsidR="00AA0A37" w:rsidRDefault="00AA0A37" w:rsidP="008E0D69">
            <w:pPr>
              <w:spacing w:after="40"/>
            </w:pPr>
            <w:r>
              <w:rPr>
                <w:b/>
                <w:bCs/>
                <w:color w:val="1F3864"/>
                <w:sz w:val="18"/>
                <w:szCs w:val="18"/>
              </w:rPr>
              <w:t>O que está errado</w:t>
            </w:r>
          </w:p>
        </w:tc>
        <w:tc>
          <w:tcPr>
            <w:tcW w:w="1701"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CE9C3E0" w14:textId="77777777" w:rsidR="00AA0A37" w:rsidRDefault="00AA0A37" w:rsidP="008E0D69">
            <w:pPr>
              <w:spacing w:after="40"/>
            </w:pPr>
            <w:r>
              <w:rPr>
                <w:b/>
                <w:bCs/>
                <w:color w:val="1F3864"/>
                <w:sz w:val="18"/>
                <w:szCs w:val="18"/>
              </w:rPr>
              <w:t>Base</w:t>
            </w:r>
          </w:p>
        </w:tc>
        <w:tc>
          <w:tcPr>
            <w:tcW w:w="1842"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F0C406B" w14:textId="77777777" w:rsidR="00AA0A37" w:rsidRDefault="00AA0A37" w:rsidP="008E0D69">
            <w:pPr>
              <w:spacing w:after="40"/>
            </w:pPr>
            <w:r>
              <w:rPr>
                <w:b/>
                <w:bCs/>
                <w:color w:val="1F3864"/>
                <w:sz w:val="18"/>
                <w:szCs w:val="18"/>
              </w:rPr>
              <w:t>O que fazer</w:t>
            </w:r>
          </w:p>
        </w:tc>
        <w:tc>
          <w:tcPr>
            <w:tcW w:w="113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4100CC1" w14:textId="77777777" w:rsidR="00AA0A37" w:rsidRDefault="00AA0A37" w:rsidP="008E0D69">
            <w:pPr>
              <w:spacing w:after="40"/>
            </w:pPr>
            <w:r>
              <w:rPr>
                <w:b/>
                <w:bCs/>
                <w:color w:val="1F3864"/>
                <w:sz w:val="18"/>
                <w:szCs w:val="18"/>
              </w:rPr>
              <w:t>Prioridade</w:t>
            </w:r>
          </w:p>
        </w:tc>
      </w:tr>
      <w:tr w:rsidR="00AA0A37" w14:paraId="10F6249F"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52F9CE" w14:textId="77777777" w:rsidR="00AA0A37" w:rsidRDefault="00AA0A37" w:rsidP="008E0D69">
            <w:pPr>
              <w:spacing w:after="40"/>
            </w:pPr>
            <w:r>
              <w:rPr>
                <w:sz w:val="18"/>
                <w:szCs w:val="18"/>
              </w:rPr>
              <w:t>1</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464DBE"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21603E" w14:textId="77777777" w:rsidR="00AA0A37" w:rsidRDefault="00AA0A37" w:rsidP="008E0D69">
            <w:pPr>
              <w:spacing w:after="40"/>
            </w:pPr>
            <w:r>
              <w:rPr>
                <w:sz w:val="18"/>
                <w:szCs w:val="18"/>
              </w:rPr>
              <w:t>Proposta, item 1. POP vigente, B.1</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760BDA" w14:textId="77777777" w:rsidR="00AA0A37" w:rsidRDefault="00AA0A37" w:rsidP="008E0D69">
            <w:pPr>
              <w:spacing w:after="40"/>
            </w:pPr>
            <w:r>
              <w:rPr>
                <w:sz w:val="18"/>
                <w:szCs w:val="18"/>
              </w:rPr>
              <w:t>A proposta retira a consulta a SIGA, CNEP e CEIS. Fica só a verificação de "Certidões", que não equivale à consulta às listas de sanção.</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B1A89A" w14:textId="77777777" w:rsidR="00AA0A37" w:rsidRDefault="00AA0A37" w:rsidP="008E0D69">
            <w:pPr>
              <w:spacing w:after="40"/>
            </w:pPr>
            <w:r>
              <w:rPr>
                <w:sz w:val="18"/>
                <w:szCs w:val="18"/>
              </w:rPr>
              <w:t>Lei 13.303/2016, art. 38; RILC, art. 10 (impedimento de contratar empresa suspensa, impedida ou declarada inidônea).</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9DDFE8" w14:textId="77777777" w:rsidR="00AA0A37" w:rsidRDefault="00AA0A37" w:rsidP="008E0D69">
            <w:pPr>
              <w:spacing w:after="40"/>
            </w:pPr>
            <w:r>
              <w:rPr>
                <w:sz w:val="18"/>
                <w:szCs w:val="18"/>
              </w:rPr>
              <w:t>Manter a consulta a SIGA, CNEP e CEIS entre os controles do item 1, antes da contratação.</w:t>
            </w:r>
          </w:p>
        </w:tc>
        <w:tc>
          <w:tcPr>
            <w:tcW w:w="1134"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1AA39775" w14:textId="77777777" w:rsidR="00AA0A37" w:rsidRDefault="00AA0A37" w:rsidP="008E0D69">
            <w:pPr>
              <w:spacing w:after="40"/>
            </w:pPr>
            <w:r>
              <w:rPr>
                <w:b/>
                <w:bCs/>
                <w:sz w:val="18"/>
                <w:szCs w:val="18"/>
              </w:rPr>
              <w:t>Alta</w:t>
            </w:r>
          </w:p>
        </w:tc>
      </w:tr>
      <w:tr w:rsidR="00AA0A37" w14:paraId="73CDAFAF"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E79551" w14:textId="77777777" w:rsidR="00AA0A37" w:rsidRDefault="00AA0A37" w:rsidP="008E0D69">
            <w:pPr>
              <w:spacing w:after="40"/>
            </w:pPr>
            <w:r>
              <w:rPr>
                <w:sz w:val="18"/>
                <w:szCs w:val="18"/>
              </w:rPr>
              <w:t>2</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582F0C"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11CB67" w14:textId="77777777" w:rsidR="00AA0A37" w:rsidRDefault="00AA0A37" w:rsidP="008E0D69">
            <w:pPr>
              <w:spacing w:after="40"/>
            </w:pPr>
            <w:r>
              <w:rPr>
                <w:sz w:val="18"/>
                <w:szCs w:val="18"/>
              </w:rPr>
              <w:t>Proposta, item 1 (texto inicial). POP vigente, A.9 e A.10</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B52BC7" w14:textId="77777777" w:rsidR="00AA0A37" w:rsidRDefault="00AA0A37" w:rsidP="008E0D69">
            <w:pPr>
              <w:spacing w:after="40"/>
            </w:pPr>
            <w:r>
              <w:rPr>
                <w:sz w:val="18"/>
                <w:szCs w:val="18"/>
              </w:rPr>
              <w:t>A proposta prevê documentos "já aprovados pela ASSJUR, se necessário". O Regimento torna obrigatório o parecer prévio da ASSJUR sobre inexigibilidade e dispensa, ressalvada a dispensa em razão do valor, a critério do administrador.</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5D206D" w14:textId="77777777" w:rsidR="00AA0A37" w:rsidRDefault="00AA0A37" w:rsidP="008E0D69">
            <w:pPr>
              <w:spacing w:after="40"/>
            </w:pPr>
            <w:r>
              <w:rPr>
                <w:sz w:val="18"/>
                <w:szCs w:val="18"/>
              </w:rPr>
              <w:t>Regimento Interno, art. 22.</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B1B2BD" w14:textId="77777777" w:rsidR="00AA0A37" w:rsidRDefault="00AA0A37" w:rsidP="008E0D69">
            <w:pPr>
              <w:spacing w:after="40"/>
            </w:pPr>
            <w:r>
              <w:rPr>
                <w:sz w:val="18"/>
                <w:szCs w:val="18"/>
              </w:rPr>
              <w:t>Dizer que o parecer é obrigatório na inexigibilidade e na dispensa. Só a dispensa em razão do valor pode ficar sem parecer, a critério do administrador, com registro nos autos.</w:t>
            </w:r>
          </w:p>
        </w:tc>
        <w:tc>
          <w:tcPr>
            <w:tcW w:w="1134"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2B22DEE5" w14:textId="77777777" w:rsidR="00AA0A37" w:rsidRDefault="00AA0A37" w:rsidP="008E0D69">
            <w:pPr>
              <w:spacing w:after="40"/>
            </w:pPr>
            <w:r>
              <w:rPr>
                <w:b/>
                <w:bCs/>
                <w:sz w:val="18"/>
                <w:szCs w:val="18"/>
              </w:rPr>
              <w:t>Alta</w:t>
            </w:r>
          </w:p>
        </w:tc>
      </w:tr>
      <w:tr w:rsidR="00AA0A37" w14:paraId="303E2673"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D9CB21" w14:textId="77777777" w:rsidR="00AA0A37" w:rsidRDefault="00AA0A37" w:rsidP="008E0D69">
            <w:pPr>
              <w:spacing w:after="40"/>
            </w:pPr>
            <w:r>
              <w:rPr>
                <w:sz w:val="18"/>
                <w:szCs w:val="18"/>
              </w:rPr>
              <w:t>3</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5282E3"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740665" w14:textId="77777777" w:rsidR="00AA0A37" w:rsidRDefault="00AA0A37" w:rsidP="008E0D69">
            <w:pPr>
              <w:spacing w:after="40"/>
            </w:pPr>
            <w:r>
              <w:rPr>
                <w:sz w:val="18"/>
                <w:szCs w:val="18"/>
              </w:rPr>
              <w:t>POP vigente, A.3, B.5 e B.6. Proposta, item 5</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2638EB" w14:textId="77777777" w:rsidR="00AA0A37" w:rsidRDefault="00AA0A37" w:rsidP="008E0D69">
            <w:pPr>
              <w:spacing w:after="40"/>
            </w:pPr>
            <w:r>
              <w:rPr>
                <w:sz w:val="18"/>
                <w:szCs w:val="18"/>
              </w:rPr>
              <w:t>Nem o POP vigente nem a proposta preveem a ratificação da dispensa ou da inexigibilidade pelo Diretor-Presidente. A autorização do passo A.3 é para iniciar o procedimento.</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625C3E" w14:textId="77777777" w:rsidR="00AA0A37" w:rsidRDefault="00AA0A37" w:rsidP="008E0D69">
            <w:pPr>
              <w:spacing w:after="40"/>
            </w:pPr>
            <w:r>
              <w:rPr>
                <w:sz w:val="18"/>
                <w:szCs w:val="18"/>
              </w:rPr>
              <w:t>RILC, art. 123.</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9C4AA" w14:textId="77777777" w:rsidR="00AA0A37" w:rsidRDefault="00AA0A37" w:rsidP="008E0D69">
            <w:pPr>
              <w:spacing w:after="40"/>
            </w:pPr>
            <w:r>
              <w:rPr>
                <w:sz w:val="18"/>
                <w:szCs w:val="18"/>
              </w:rPr>
              <w:t xml:space="preserve">Criar o passo de ratificação pelo Diretor-Presidente, </w:t>
            </w:r>
            <w:proofErr w:type="spellStart"/>
            <w:r>
              <w:rPr>
                <w:sz w:val="18"/>
                <w:szCs w:val="18"/>
              </w:rPr>
              <w:t>no</w:t>
            </w:r>
            <w:proofErr w:type="spellEnd"/>
            <w:r>
              <w:rPr>
                <w:sz w:val="18"/>
                <w:szCs w:val="18"/>
              </w:rPr>
              <w:t xml:space="preserve"> SEI, antes da assinatura.</w:t>
            </w:r>
          </w:p>
        </w:tc>
        <w:tc>
          <w:tcPr>
            <w:tcW w:w="1134"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777A7742" w14:textId="77777777" w:rsidR="00AA0A37" w:rsidRDefault="00AA0A37" w:rsidP="008E0D69">
            <w:pPr>
              <w:spacing w:after="40"/>
            </w:pPr>
            <w:r>
              <w:rPr>
                <w:b/>
                <w:bCs/>
                <w:sz w:val="18"/>
                <w:szCs w:val="18"/>
              </w:rPr>
              <w:t>Alta</w:t>
            </w:r>
          </w:p>
        </w:tc>
      </w:tr>
      <w:tr w:rsidR="00AA0A37" w14:paraId="53A2027C"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55CCD6" w14:textId="77777777" w:rsidR="00AA0A37" w:rsidRDefault="00AA0A37" w:rsidP="008E0D69">
            <w:pPr>
              <w:spacing w:after="40"/>
            </w:pPr>
            <w:r>
              <w:rPr>
                <w:sz w:val="18"/>
                <w:szCs w:val="18"/>
              </w:rPr>
              <w:t>4</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A01D64"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942B2A" w14:textId="77777777" w:rsidR="00AA0A37" w:rsidRDefault="00AA0A37" w:rsidP="008E0D69">
            <w:pPr>
              <w:spacing w:after="40"/>
            </w:pPr>
            <w:r>
              <w:rPr>
                <w:sz w:val="18"/>
                <w:szCs w:val="18"/>
              </w:rPr>
              <w:t>POP vigente, B.1(e). Proposta, item 1(d) (2º)</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48E00B" w14:textId="77777777" w:rsidR="00AA0A37" w:rsidRDefault="00AA0A37" w:rsidP="008E0D69">
            <w:pPr>
              <w:spacing w:after="40"/>
            </w:pPr>
            <w:r>
              <w:rPr>
                <w:sz w:val="18"/>
                <w:szCs w:val="18"/>
              </w:rPr>
              <w:t>O POP dispensa a DDI em quatro situações: valor abaixo de R$ 20.000,00, aditivo, adesão a Ata de Registro de Preços e contratação com órgãos públicos. Nenhuma tem base normativa. Aditivo e ARP não são contratação direta, e "órgãos da Administração Pública" não diz se inclui empresas estatais.</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C7F483" w14:textId="77777777" w:rsidR="00AA0A37" w:rsidRDefault="00AA0A37" w:rsidP="008E0D69">
            <w:pPr>
              <w:spacing w:after="40"/>
            </w:pPr>
            <w:r>
              <w:rPr>
                <w:sz w:val="18"/>
                <w:szCs w:val="18"/>
              </w:rPr>
              <w:t>O RILC não prevê exceções à DDI. A função de integridade está no Regimento, art. 18, no Estatuto, art. 72, e no Código de Conduta, seção 4.2.</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FC42B8" w14:textId="77777777" w:rsidR="00AA0A37" w:rsidRDefault="00AA0A37" w:rsidP="008E0D69">
            <w:pPr>
              <w:spacing w:after="40"/>
            </w:pPr>
            <w:r>
              <w:rPr>
                <w:sz w:val="18"/>
                <w:szCs w:val="18"/>
              </w:rPr>
              <w:t>Tornar obrigatória a DDI para todas as contratações até que o RILC seja alterado.</w:t>
            </w:r>
          </w:p>
        </w:tc>
        <w:tc>
          <w:tcPr>
            <w:tcW w:w="1134"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609873DE" w14:textId="77777777" w:rsidR="00AA0A37" w:rsidRDefault="00AA0A37" w:rsidP="008E0D69">
            <w:pPr>
              <w:spacing w:after="40"/>
            </w:pPr>
            <w:r>
              <w:rPr>
                <w:b/>
                <w:bCs/>
                <w:sz w:val="18"/>
                <w:szCs w:val="18"/>
              </w:rPr>
              <w:t>Alta</w:t>
            </w:r>
          </w:p>
        </w:tc>
      </w:tr>
      <w:tr w:rsidR="00AA0A37" w14:paraId="66FA9433"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462C09" w14:textId="77777777" w:rsidR="00AA0A37" w:rsidRDefault="00AA0A37" w:rsidP="008E0D69">
            <w:pPr>
              <w:spacing w:after="40"/>
            </w:pPr>
            <w:r>
              <w:rPr>
                <w:sz w:val="18"/>
                <w:szCs w:val="18"/>
              </w:rPr>
              <w:t>5</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418B4"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049D82" w14:textId="77777777" w:rsidR="00AA0A37" w:rsidRDefault="00AA0A37" w:rsidP="008E0D69">
            <w:pPr>
              <w:spacing w:after="40"/>
            </w:pPr>
            <w:r>
              <w:rPr>
                <w:sz w:val="18"/>
                <w:szCs w:val="18"/>
              </w:rPr>
              <w:t>POP vigente, A.4(c) e A.5. Proposta, item 1(c)</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1B888D" w14:textId="77777777" w:rsidR="00AA0A37" w:rsidRDefault="00AA0A37" w:rsidP="008E0D69">
            <w:pPr>
              <w:spacing w:after="40"/>
            </w:pPr>
            <w:r>
              <w:rPr>
                <w:sz w:val="18"/>
                <w:szCs w:val="18"/>
              </w:rPr>
              <w:t>A justificativa do preço e a razão da escolha do fornecedor não são conferidas como obrigatórias. O POP vigente não as cita e a proposta só verifica a pesquisa "se o Parecer ponderar".</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525AAB" w14:textId="77777777" w:rsidR="00AA0A37" w:rsidRDefault="00AA0A37" w:rsidP="008E0D69">
            <w:pPr>
              <w:spacing w:after="40"/>
            </w:pPr>
            <w:r>
              <w:rPr>
                <w:sz w:val="18"/>
                <w:szCs w:val="18"/>
              </w:rPr>
              <w:t>Lei 13.303/2016, art. 30, §3º, II e III; RILC, art. 121, VI e VII e parágrafo único, e art. 21.</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D3CF8" w14:textId="77777777" w:rsidR="00AA0A37" w:rsidRDefault="00AA0A37" w:rsidP="008E0D69">
            <w:pPr>
              <w:spacing w:after="40"/>
            </w:pPr>
            <w:r>
              <w:rPr>
                <w:sz w:val="18"/>
                <w:szCs w:val="18"/>
              </w:rPr>
              <w:t>Conferir sempre os dois elementos. Na inexigibilidade, comparar com os preços que a contratada pratica com outros entes. Na dispensa, usar o art. 21 do RILC e manter a Orientação PGE 13 como complemento.</w:t>
            </w:r>
          </w:p>
        </w:tc>
        <w:tc>
          <w:tcPr>
            <w:tcW w:w="1134"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tcPr>
          <w:p w14:paraId="44C8D0AF" w14:textId="77777777" w:rsidR="00AA0A37" w:rsidRDefault="00AA0A37" w:rsidP="008E0D69">
            <w:pPr>
              <w:spacing w:after="40"/>
            </w:pPr>
            <w:r>
              <w:rPr>
                <w:b/>
                <w:bCs/>
                <w:sz w:val="18"/>
                <w:szCs w:val="18"/>
              </w:rPr>
              <w:t>Alta</w:t>
            </w:r>
          </w:p>
        </w:tc>
      </w:tr>
      <w:tr w:rsidR="00AA0A37" w14:paraId="7FBCC120"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14656F" w14:textId="77777777" w:rsidR="00AA0A37" w:rsidRDefault="00AA0A37" w:rsidP="008E0D69">
            <w:pPr>
              <w:spacing w:after="40"/>
            </w:pPr>
            <w:r>
              <w:rPr>
                <w:sz w:val="18"/>
                <w:szCs w:val="18"/>
              </w:rPr>
              <w:t>6</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84254C"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97A383" w14:textId="77777777" w:rsidR="00AA0A37" w:rsidRDefault="00AA0A37" w:rsidP="008E0D69">
            <w:pPr>
              <w:spacing w:after="40"/>
            </w:pPr>
            <w:r>
              <w:rPr>
                <w:sz w:val="18"/>
                <w:szCs w:val="18"/>
              </w:rPr>
              <w:t>Proposta, itens 1 e 3(c). POP vigente, B.1(b), B.3(c) e B.4(c)</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689654" w14:textId="77777777" w:rsidR="00AA0A37" w:rsidRDefault="00AA0A37" w:rsidP="008E0D69">
            <w:pPr>
              <w:spacing w:after="40"/>
            </w:pPr>
            <w:r>
              <w:rPr>
                <w:sz w:val="18"/>
                <w:szCs w:val="18"/>
              </w:rPr>
              <w:t>A verificação das recomendações da ASSJUR sai do início, passa a "caso aplicável" e só ocorre depois da DDI. A manifestação da SUPADM deixa de citar o RILC. O Regimento manda certificar que "todas" as recomendações foram atendidas.</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5C0821" w14:textId="77777777" w:rsidR="00AA0A37" w:rsidRDefault="00AA0A37" w:rsidP="008E0D69">
            <w:pPr>
              <w:spacing w:after="40"/>
            </w:pPr>
            <w:r>
              <w:rPr>
                <w:sz w:val="18"/>
                <w:szCs w:val="18"/>
              </w:rPr>
              <w:t>Regimento Interno, art. 29, IV.</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B0BE3F" w14:textId="77777777" w:rsidR="00AA0A37" w:rsidRDefault="00AA0A37" w:rsidP="008E0D69">
            <w:pPr>
              <w:spacing w:after="40"/>
            </w:pPr>
            <w:r>
              <w:rPr>
                <w:sz w:val="18"/>
                <w:szCs w:val="18"/>
              </w:rPr>
              <w:t>Restabelecer a verificação antes da DDI, sem a condição "caso aplicável", e a referência ao RILC na manifestação da SUPADM.</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E7F2BB6" w14:textId="77777777" w:rsidR="00AA0A37" w:rsidRDefault="00AA0A37" w:rsidP="008E0D69">
            <w:pPr>
              <w:spacing w:after="40"/>
            </w:pPr>
            <w:r>
              <w:rPr>
                <w:b/>
                <w:bCs/>
                <w:sz w:val="18"/>
                <w:szCs w:val="18"/>
              </w:rPr>
              <w:t>Média</w:t>
            </w:r>
          </w:p>
        </w:tc>
      </w:tr>
      <w:tr w:rsidR="00AA0A37" w14:paraId="50A83CAB"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49EAEE" w14:textId="77777777" w:rsidR="00AA0A37" w:rsidRDefault="00AA0A37" w:rsidP="008E0D69">
            <w:pPr>
              <w:spacing w:after="40"/>
            </w:pPr>
            <w:r>
              <w:rPr>
                <w:sz w:val="18"/>
                <w:szCs w:val="18"/>
              </w:rPr>
              <w:t>7</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C65B24"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A35424" w14:textId="77777777" w:rsidR="00AA0A37" w:rsidRDefault="00AA0A37" w:rsidP="008E0D69">
            <w:pPr>
              <w:spacing w:after="40"/>
            </w:pPr>
            <w:r>
              <w:rPr>
                <w:sz w:val="18"/>
                <w:szCs w:val="18"/>
              </w:rPr>
              <w:t>Proposta, itens 1(d) (2º) e 2(c). POP vigente, B.1(d) e B.2(b)</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DF974F" w14:textId="77777777" w:rsidR="00AA0A37" w:rsidRDefault="00AA0A37" w:rsidP="008E0D69">
            <w:pPr>
              <w:spacing w:after="40"/>
            </w:pPr>
            <w:r>
              <w:rPr>
                <w:sz w:val="18"/>
                <w:szCs w:val="18"/>
              </w:rPr>
              <w:t>A DDI passa a ser feita "de acordo com o valor", sem definir o valor. O POP vigente remetia o valor à Política de Alçada, ainda "em elaboração", e a proposta não remete a nenhum documento. Saem também os critérios de alto grau de risco de integridade, e o Relatório deixa de trazer "medidas a serem adotadas".</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BC8E4F" w14:textId="77777777" w:rsidR="00AA0A37" w:rsidRDefault="00AA0A37" w:rsidP="008E0D69">
            <w:pPr>
              <w:spacing w:after="40"/>
            </w:pPr>
            <w:r>
              <w:rPr>
                <w:sz w:val="18"/>
                <w:szCs w:val="18"/>
              </w:rPr>
              <w:t>Regimento Interno, art. 18 (integridade nos processos de contratação); RILC, art. 4º, V.</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AC5A04" w14:textId="77777777" w:rsidR="00AA0A37" w:rsidRDefault="00AA0A37" w:rsidP="008E0D69">
            <w:pPr>
              <w:spacing w:after="40"/>
            </w:pPr>
            <w:r>
              <w:rPr>
                <w:sz w:val="18"/>
                <w:szCs w:val="18"/>
              </w:rPr>
              <w:t>Definir o critério que torna a DDI obrigatória (o valor ou o documento que o fixe) e manter, no Relatório, os achados e as medidas a adotar, sem grau de risco (ver ponto 10).</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14064C42" w14:textId="77777777" w:rsidR="00AA0A37" w:rsidRDefault="00AA0A37" w:rsidP="008E0D69">
            <w:pPr>
              <w:spacing w:after="40"/>
            </w:pPr>
            <w:r>
              <w:rPr>
                <w:b/>
                <w:bCs/>
                <w:sz w:val="18"/>
                <w:szCs w:val="18"/>
              </w:rPr>
              <w:t>Média</w:t>
            </w:r>
          </w:p>
        </w:tc>
      </w:tr>
      <w:tr w:rsidR="00AA0A37" w14:paraId="3DD440E1"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2C4AE7" w14:textId="77777777" w:rsidR="00AA0A37" w:rsidRDefault="00AA0A37" w:rsidP="008E0D69">
            <w:pPr>
              <w:spacing w:after="40"/>
            </w:pPr>
            <w:r>
              <w:rPr>
                <w:sz w:val="18"/>
                <w:szCs w:val="18"/>
              </w:rPr>
              <w:t>8</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427780"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EF65CE" w14:textId="77777777" w:rsidR="00AA0A37" w:rsidRDefault="00AA0A37" w:rsidP="008E0D69">
            <w:pPr>
              <w:spacing w:after="40"/>
            </w:pPr>
            <w:r>
              <w:rPr>
                <w:sz w:val="18"/>
                <w:szCs w:val="18"/>
              </w:rPr>
              <w:t>Proposta, item 1(d) (1º), observação e controles. POP vigente, A.8(b)</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2176DC" w14:textId="77777777" w:rsidR="00AA0A37" w:rsidRDefault="00AA0A37" w:rsidP="008E0D69">
            <w:pPr>
              <w:spacing w:after="40"/>
            </w:pPr>
            <w:r>
              <w:rPr>
                <w:sz w:val="18"/>
                <w:szCs w:val="18"/>
              </w:rPr>
              <w:t>A proposta pede ao fornecedor o formulário de avaliação do Programa de Integridade antes da contratação e não diz se valor e prazo são cumulativos. A Lei 7.753 não exige o programa antes de contratar: o contratado tem até 180 dias, contados da celebração do contrato, para implantá-lo (art. 5º). Só quem já o possui apresenta, no momento da contratação, declaração de sua existência (art. 10).</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D9CCC2" w14:textId="77777777" w:rsidR="00AA0A37" w:rsidRDefault="00AA0A37" w:rsidP="008E0D69">
            <w:pPr>
              <w:spacing w:after="40"/>
            </w:pPr>
            <w:r>
              <w:rPr>
                <w:sz w:val="18"/>
                <w:szCs w:val="18"/>
              </w:rPr>
              <w:t xml:space="preserve">Lei 7.753/2017, </w:t>
            </w:r>
            <w:proofErr w:type="spellStart"/>
            <w:r>
              <w:rPr>
                <w:sz w:val="18"/>
                <w:szCs w:val="18"/>
              </w:rPr>
              <w:t>arts</w:t>
            </w:r>
            <w:proofErr w:type="spellEnd"/>
            <w:r>
              <w:rPr>
                <w:sz w:val="18"/>
                <w:szCs w:val="18"/>
              </w:rPr>
              <w:t>. 1º, 4º, 5º e 10.</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910B76" w14:textId="77777777" w:rsidR="00AA0A37" w:rsidRDefault="00AA0A37" w:rsidP="008E0D69">
            <w:pPr>
              <w:spacing w:after="40"/>
            </w:pPr>
            <w:r>
              <w:rPr>
                <w:sz w:val="18"/>
                <w:szCs w:val="18"/>
              </w:rPr>
              <w:t>Deixar claro que a avaliação prévia serve de insumo de risco e não condiciona a contratação. Pedir a declaração do art. 10 a quem já tem programa e avisar os demais do prazo de 180 dias. Citar a lei e dizer que valor e prazo são cumulativos (UFIR-RJ do ano da contratação).</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17197AB" w14:textId="77777777" w:rsidR="00AA0A37" w:rsidRDefault="00AA0A37" w:rsidP="008E0D69">
            <w:pPr>
              <w:spacing w:after="40"/>
            </w:pPr>
            <w:r>
              <w:rPr>
                <w:b/>
                <w:bCs/>
                <w:sz w:val="18"/>
                <w:szCs w:val="18"/>
              </w:rPr>
              <w:t>Média</w:t>
            </w:r>
          </w:p>
        </w:tc>
      </w:tr>
      <w:tr w:rsidR="00AA0A37" w14:paraId="4A8C1130"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C9D5B4" w14:textId="77777777" w:rsidR="00AA0A37" w:rsidRDefault="00AA0A37" w:rsidP="008E0D69">
            <w:pPr>
              <w:spacing w:after="40"/>
            </w:pPr>
            <w:r>
              <w:rPr>
                <w:sz w:val="18"/>
                <w:szCs w:val="18"/>
              </w:rPr>
              <w:t>9</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80553"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911E11" w14:textId="77777777" w:rsidR="00AA0A37" w:rsidRDefault="00AA0A37" w:rsidP="008E0D69">
            <w:pPr>
              <w:spacing w:after="40"/>
            </w:pPr>
            <w:r>
              <w:rPr>
                <w:sz w:val="18"/>
                <w:szCs w:val="18"/>
              </w:rPr>
              <w:t>Proposta, itens 3(e), 4, 5 e 6(a). POP vigente, B.9 a B.11</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3B2EA5" w14:textId="77777777" w:rsidR="00AA0A37" w:rsidRDefault="00AA0A37" w:rsidP="008E0D69">
            <w:pPr>
              <w:spacing w:after="40"/>
            </w:pPr>
            <w:r>
              <w:rPr>
                <w:sz w:val="18"/>
                <w:szCs w:val="18"/>
              </w:rPr>
              <w:t>A Nota de Empenho não tem etapa nem responsável, a NAD é emitida duas vezes (itens 4 e 5) e SUPLAN e DIRPLA/GERORT parecem tratar da mesma função. A ordem nova, com a NAD antes da assinatura, é uma melhora.</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939D1" w14:textId="77777777" w:rsidR="00AA0A37" w:rsidRDefault="00AA0A37" w:rsidP="008E0D69">
            <w:pPr>
              <w:spacing w:after="40"/>
            </w:pPr>
            <w:r>
              <w:rPr>
                <w:sz w:val="18"/>
                <w:szCs w:val="18"/>
              </w:rPr>
              <w:t>RILC, art. 121, V (compatibilidade orçamentária). Lei 4.320/1964, art. 60: confirmar com orçamento e finanças.</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AC0AE1" w14:textId="77777777" w:rsidR="00AA0A37" w:rsidRDefault="00AA0A37" w:rsidP="008E0D69">
            <w:pPr>
              <w:spacing w:after="40"/>
            </w:pPr>
            <w:r>
              <w:rPr>
                <w:sz w:val="18"/>
                <w:szCs w:val="18"/>
              </w:rPr>
              <w:t>Criar a etapa de autorização e emissão da NE, com responsável, antes da assinatura. Eliminar a duplicidade da NAD e uniformizar a unidade responsável.</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3F2A0845" w14:textId="77777777" w:rsidR="00AA0A37" w:rsidRDefault="00AA0A37" w:rsidP="008E0D69">
            <w:pPr>
              <w:spacing w:after="40"/>
            </w:pPr>
            <w:r>
              <w:rPr>
                <w:b/>
                <w:bCs/>
                <w:sz w:val="18"/>
                <w:szCs w:val="18"/>
              </w:rPr>
              <w:t>Média</w:t>
            </w:r>
          </w:p>
        </w:tc>
      </w:tr>
      <w:tr w:rsidR="00AA0A37" w14:paraId="0AF60B2F"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7C3B45" w14:textId="77777777" w:rsidR="00AA0A37" w:rsidRDefault="00AA0A37" w:rsidP="008E0D69">
            <w:pPr>
              <w:spacing w:after="40"/>
            </w:pPr>
            <w:r>
              <w:rPr>
                <w:sz w:val="18"/>
                <w:szCs w:val="18"/>
              </w:rPr>
              <w:t>10</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FAC84C"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E2B365" w14:textId="77777777" w:rsidR="00AA0A37" w:rsidRDefault="00AA0A37" w:rsidP="008E0D69">
            <w:pPr>
              <w:spacing w:after="40"/>
            </w:pPr>
            <w:r>
              <w:rPr>
                <w:sz w:val="18"/>
                <w:szCs w:val="18"/>
              </w:rPr>
              <w:t>Proposta, itens 3(a), 3(b) e 8 (CHEGAB, a)</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0914D8" w14:textId="77777777" w:rsidR="00AA0A37" w:rsidRDefault="00AA0A37" w:rsidP="008E0D69">
            <w:pPr>
              <w:spacing w:after="40"/>
            </w:pPr>
            <w:r>
              <w:rPr>
                <w:sz w:val="18"/>
                <w:szCs w:val="18"/>
              </w:rPr>
              <w:t>A proposta faz o fluxo depender de um grau de risco: a SUPADM verifica o grau e as recomendações do Relatório de DDI (3a), avalia alertar a Diretoria se o risco for médio ou alto (3b) e a CHEGAB verifica o grau apurado (8). A ASSGER não dispõe de ferramenta para atribuir grau de risco, então essas etapas não têm como funcionar.</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714C34" w14:textId="77777777" w:rsidR="00AA0A37" w:rsidRDefault="00AA0A37" w:rsidP="008E0D69">
            <w:pPr>
              <w:spacing w:after="40"/>
            </w:pPr>
            <w:r>
              <w:rPr>
                <w:sz w:val="18"/>
                <w:szCs w:val="18"/>
              </w:rPr>
              <w:t>Sem norma específica. Indiretas: RILC, art. 4º, V; Estatuto, art. 72, VI e VII.</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854767" w14:textId="77777777" w:rsidR="00AA0A37" w:rsidRDefault="00AA0A37" w:rsidP="008E0D69">
            <w:pPr>
              <w:spacing w:after="40"/>
            </w:pPr>
            <w:r>
              <w:rPr>
                <w:sz w:val="18"/>
                <w:szCs w:val="18"/>
              </w:rPr>
              <w:t>Retirar essas etapas do fluxo até haver ferramenta e critério definidos. Até lá, o Relatório de DDI traz os achados e as medidas a adotar, sem classificar o grau. Contratar a ferramenta de classificação. Quando existir, tornar obrigatória a comunicação à Diretoria e registrar nos autos o aceite do risco e as medidas de mitigação.</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2910F790" w14:textId="77777777" w:rsidR="00AA0A37" w:rsidRDefault="00AA0A37" w:rsidP="008E0D69">
            <w:pPr>
              <w:spacing w:after="40"/>
            </w:pPr>
            <w:r>
              <w:rPr>
                <w:b/>
                <w:bCs/>
                <w:sz w:val="18"/>
                <w:szCs w:val="18"/>
              </w:rPr>
              <w:t>Média</w:t>
            </w:r>
          </w:p>
        </w:tc>
      </w:tr>
      <w:tr w:rsidR="00AA0A37" w14:paraId="7F47CF05"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17C293" w14:textId="77777777" w:rsidR="00AA0A37" w:rsidRDefault="00AA0A37" w:rsidP="008E0D69">
            <w:pPr>
              <w:spacing w:after="40"/>
            </w:pPr>
            <w:r>
              <w:rPr>
                <w:sz w:val="18"/>
                <w:szCs w:val="18"/>
              </w:rPr>
              <w:t>11</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90333B"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A3041" w14:textId="77777777" w:rsidR="00AA0A37" w:rsidRDefault="00AA0A37" w:rsidP="008E0D69">
            <w:pPr>
              <w:spacing w:after="40"/>
            </w:pPr>
            <w:r>
              <w:rPr>
                <w:sz w:val="18"/>
                <w:szCs w:val="18"/>
              </w:rPr>
              <w:t>POP vigente, A.4(c). Proposta, item 1(b)</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EA14F1" w14:textId="77777777" w:rsidR="00AA0A37" w:rsidRDefault="00AA0A37" w:rsidP="008E0D69">
            <w:pPr>
              <w:spacing w:after="40"/>
            </w:pPr>
            <w:r>
              <w:rPr>
                <w:sz w:val="18"/>
                <w:szCs w:val="18"/>
              </w:rPr>
              <w:t>A inexigibilidade só é conferida pela exclusividade. Ficam de fora a notória especialização e a checagem da veracidade da documentação.</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32279D" w14:textId="77777777" w:rsidR="00AA0A37" w:rsidRDefault="00AA0A37" w:rsidP="008E0D69">
            <w:pPr>
              <w:spacing w:after="40"/>
            </w:pPr>
            <w:r>
              <w:rPr>
                <w:sz w:val="18"/>
                <w:szCs w:val="18"/>
              </w:rPr>
              <w:t>Lei 13.303/2016, art. 30, II e §1º; RILC, art. 125, II e §§ 1º e 2º.</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265F24" w14:textId="77777777" w:rsidR="00AA0A37" w:rsidRDefault="00AA0A37" w:rsidP="008E0D69">
            <w:pPr>
              <w:spacing w:after="40"/>
            </w:pPr>
            <w:r>
              <w:rPr>
                <w:sz w:val="18"/>
                <w:szCs w:val="18"/>
              </w:rPr>
              <w:t>Incluir a conferência do inciso II, as formas de prova de exclusividade do RILC, art. 125, §1º, e a confirmação da veracidade dos documentos.</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2F1CCF41" w14:textId="77777777" w:rsidR="00AA0A37" w:rsidRDefault="00AA0A37" w:rsidP="008E0D69">
            <w:pPr>
              <w:spacing w:after="40"/>
            </w:pPr>
            <w:r>
              <w:rPr>
                <w:b/>
                <w:bCs/>
                <w:sz w:val="18"/>
                <w:szCs w:val="18"/>
              </w:rPr>
              <w:t>Média</w:t>
            </w:r>
          </w:p>
        </w:tc>
      </w:tr>
      <w:tr w:rsidR="00AA0A37" w14:paraId="4147D110"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DDEDEE" w14:textId="77777777" w:rsidR="00AA0A37" w:rsidRDefault="00AA0A37" w:rsidP="008E0D69">
            <w:pPr>
              <w:spacing w:after="40"/>
            </w:pPr>
            <w:r>
              <w:rPr>
                <w:sz w:val="18"/>
                <w:szCs w:val="18"/>
              </w:rPr>
              <w:t>12</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FD615B"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CCC1A" w14:textId="77777777" w:rsidR="00AA0A37" w:rsidRDefault="00AA0A37" w:rsidP="008E0D69">
            <w:pPr>
              <w:spacing w:after="40"/>
            </w:pPr>
            <w:r>
              <w:rPr>
                <w:sz w:val="18"/>
                <w:szCs w:val="18"/>
              </w:rPr>
              <w:t>POP vigente, B.3(e). Proposta, item 6(b)</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7F0A43" w14:textId="77777777" w:rsidR="00AA0A37" w:rsidRDefault="00AA0A37" w:rsidP="008E0D69">
            <w:pPr>
              <w:spacing w:after="40"/>
            </w:pPr>
            <w:r>
              <w:rPr>
                <w:sz w:val="18"/>
                <w:szCs w:val="18"/>
              </w:rPr>
              <w:t>Não há convocação formal do fornecedor para assinar, com prazo de 5 dias úteis e lista de documentos. O fornecedor assina antes das aprovações da DIRAF e da Presidência.</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B9A041" w14:textId="77777777" w:rsidR="00AA0A37" w:rsidRDefault="00AA0A37" w:rsidP="008E0D69">
            <w:pPr>
              <w:spacing w:after="40"/>
            </w:pPr>
            <w:r>
              <w:rPr>
                <w:sz w:val="18"/>
                <w:szCs w:val="18"/>
              </w:rPr>
              <w:t>RILC, art. 136.</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45B760" w14:textId="77777777" w:rsidR="00AA0A37" w:rsidRDefault="00AA0A37" w:rsidP="008E0D69">
            <w:pPr>
              <w:spacing w:after="40"/>
            </w:pPr>
            <w:r>
              <w:rPr>
                <w:sz w:val="18"/>
                <w:szCs w:val="18"/>
              </w:rPr>
              <w:t>Criar a convocação depois das aprovações internas e só então a assinatura do fornecedor.</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098CEF1" w14:textId="77777777" w:rsidR="00AA0A37" w:rsidRDefault="00AA0A37" w:rsidP="008E0D69">
            <w:pPr>
              <w:spacing w:after="40"/>
            </w:pPr>
            <w:r>
              <w:rPr>
                <w:b/>
                <w:bCs/>
                <w:sz w:val="18"/>
                <w:szCs w:val="18"/>
              </w:rPr>
              <w:t>Média</w:t>
            </w:r>
          </w:p>
        </w:tc>
      </w:tr>
      <w:tr w:rsidR="00AA0A37" w14:paraId="4FD7D239"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2C20A9" w14:textId="77777777" w:rsidR="00AA0A37" w:rsidRDefault="00AA0A37" w:rsidP="008E0D69">
            <w:pPr>
              <w:spacing w:after="40"/>
            </w:pPr>
            <w:r>
              <w:rPr>
                <w:sz w:val="18"/>
                <w:szCs w:val="18"/>
              </w:rPr>
              <w:t>13</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EDE908"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11B8A3" w14:textId="77777777" w:rsidR="00AA0A37" w:rsidRDefault="00AA0A37" w:rsidP="008E0D69">
            <w:pPr>
              <w:spacing w:after="40"/>
            </w:pPr>
            <w:r>
              <w:rPr>
                <w:sz w:val="18"/>
                <w:szCs w:val="18"/>
              </w:rPr>
              <w:t>POP vigente, B.3(f) e B.6. Proposta, item 8</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E53229" w14:textId="77777777" w:rsidR="00AA0A37" w:rsidRDefault="00AA0A37" w:rsidP="008E0D69">
            <w:pPr>
              <w:spacing w:after="40"/>
            </w:pPr>
            <w:r>
              <w:rPr>
                <w:sz w:val="18"/>
                <w:szCs w:val="18"/>
              </w:rPr>
              <w:t>Só se prevê o extrato no DOERJ. Faltam a publicação da íntegra do contrato no site da CENTRAL e no PNCP e o prazo de 30 dias.</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C22CC8" w14:textId="77777777" w:rsidR="00AA0A37" w:rsidRDefault="00AA0A37" w:rsidP="008E0D69">
            <w:pPr>
              <w:spacing w:after="40"/>
            </w:pPr>
            <w:r>
              <w:rPr>
                <w:sz w:val="18"/>
                <w:szCs w:val="18"/>
              </w:rPr>
              <w:t>RILC, art. 137 (DOERJ e site). PNCP: nenhuma das normas de referência o cita; confirmar a base.</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3CBEFC" w14:textId="77777777" w:rsidR="00AA0A37" w:rsidRDefault="00AA0A37" w:rsidP="008E0D69">
            <w:pPr>
              <w:spacing w:after="40"/>
            </w:pPr>
            <w:r>
              <w:rPr>
                <w:sz w:val="18"/>
                <w:szCs w:val="18"/>
              </w:rPr>
              <w:t>Incluir as publicações, com prazo e responsável. Pelo Regimento, art. 30, a GERLIC prepara a matéria e a CHEGAB providencia a publicação.</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7E77AA93" w14:textId="77777777" w:rsidR="00AA0A37" w:rsidRDefault="00AA0A37" w:rsidP="008E0D69">
            <w:pPr>
              <w:spacing w:after="40"/>
            </w:pPr>
            <w:r>
              <w:rPr>
                <w:b/>
                <w:bCs/>
                <w:sz w:val="18"/>
                <w:szCs w:val="18"/>
              </w:rPr>
              <w:t>Média</w:t>
            </w:r>
          </w:p>
        </w:tc>
      </w:tr>
      <w:tr w:rsidR="00AA0A37" w14:paraId="1A98EB81"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A8A242" w14:textId="77777777" w:rsidR="00AA0A37" w:rsidRDefault="00AA0A37" w:rsidP="008E0D69">
            <w:pPr>
              <w:spacing w:after="40"/>
            </w:pPr>
            <w:r>
              <w:rPr>
                <w:sz w:val="18"/>
                <w:szCs w:val="18"/>
              </w:rPr>
              <w:t>14</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6597BD"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B1EBA" w14:textId="77777777" w:rsidR="00AA0A37" w:rsidRDefault="00AA0A37" w:rsidP="008E0D69">
            <w:pPr>
              <w:spacing w:after="40"/>
            </w:pPr>
            <w:r>
              <w:rPr>
                <w:sz w:val="18"/>
                <w:szCs w:val="18"/>
              </w:rPr>
              <w:t>POP vigente, B.5 e B.6. Proposta, itens 7 e 8</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56A315" w14:textId="77777777" w:rsidR="00AA0A37" w:rsidRDefault="00AA0A37" w:rsidP="008E0D69">
            <w:pPr>
              <w:spacing w:after="40"/>
            </w:pPr>
            <w:r>
              <w:rPr>
                <w:sz w:val="18"/>
                <w:szCs w:val="18"/>
              </w:rPr>
              <w:t>Não há etapa de autorização da Diretoria Executiva para contratos de valor igual ou superior ao da modalidade concorrência. Só há aprovação da DIRAF e assinatura da Presidência.</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BB2A7B" w14:textId="77777777" w:rsidR="00AA0A37" w:rsidRDefault="00AA0A37" w:rsidP="008E0D69">
            <w:pPr>
              <w:spacing w:after="40"/>
            </w:pPr>
            <w:r>
              <w:rPr>
                <w:sz w:val="18"/>
                <w:szCs w:val="18"/>
              </w:rPr>
              <w:t>Estatuto, art. 34, VI.</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597FF5" w14:textId="77777777" w:rsidR="00AA0A37" w:rsidRDefault="00AA0A37" w:rsidP="008E0D69">
            <w:pPr>
              <w:spacing w:after="40"/>
            </w:pPr>
            <w:r>
              <w:rPr>
                <w:sz w:val="18"/>
                <w:szCs w:val="18"/>
              </w:rPr>
              <w:t>Incluir a autorização da Diretoria Executiva antes da assinatura, nos contratos acima desse valor (inclui inexigibilidades de valor alto).</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C8EBA96" w14:textId="77777777" w:rsidR="00AA0A37" w:rsidRDefault="00AA0A37" w:rsidP="008E0D69">
            <w:pPr>
              <w:spacing w:after="40"/>
            </w:pPr>
            <w:r>
              <w:rPr>
                <w:b/>
                <w:bCs/>
                <w:sz w:val="18"/>
                <w:szCs w:val="18"/>
              </w:rPr>
              <w:t>Média</w:t>
            </w:r>
          </w:p>
        </w:tc>
      </w:tr>
      <w:tr w:rsidR="00AA0A37" w14:paraId="2AEECDBF"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8F73A0" w14:textId="77777777" w:rsidR="00AA0A37" w:rsidRDefault="00AA0A37" w:rsidP="008E0D69">
            <w:pPr>
              <w:spacing w:after="40"/>
            </w:pPr>
            <w:r>
              <w:rPr>
                <w:sz w:val="18"/>
                <w:szCs w:val="18"/>
              </w:rPr>
              <w:t>15</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53B111"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BCC168" w14:textId="77777777" w:rsidR="00AA0A37" w:rsidRDefault="00AA0A37" w:rsidP="008E0D69">
            <w:pPr>
              <w:spacing w:after="40"/>
            </w:pPr>
            <w:r>
              <w:rPr>
                <w:sz w:val="18"/>
                <w:szCs w:val="18"/>
              </w:rPr>
              <w:t>POP vigente, B.12. Proposta, item 9</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54594C" w14:textId="77777777" w:rsidR="00AA0A37" w:rsidRDefault="00AA0A37" w:rsidP="008E0D69">
            <w:pPr>
              <w:spacing w:after="40"/>
            </w:pPr>
            <w:r>
              <w:rPr>
                <w:sz w:val="18"/>
                <w:szCs w:val="18"/>
              </w:rPr>
              <w:t>O POP não atribui ao Gestor do Contrato a fiscalização do Programa de Integridade: acompanhar o prazo de 180 dias, receber a prova documental e informar o Ordenador de Despesas sobre descumprimento ou atraso.</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F27A06" w14:textId="77777777" w:rsidR="00AA0A37" w:rsidRDefault="00AA0A37" w:rsidP="008E0D69">
            <w:pPr>
              <w:spacing w:after="40"/>
            </w:pPr>
            <w:r>
              <w:rPr>
                <w:sz w:val="18"/>
                <w:szCs w:val="18"/>
              </w:rPr>
              <w:t xml:space="preserve">Lei 7.753/2017, </w:t>
            </w:r>
            <w:proofErr w:type="spellStart"/>
            <w:r>
              <w:rPr>
                <w:sz w:val="18"/>
                <w:szCs w:val="18"/>
              </w:rPr>
              <w:t>arts</w:t>
            </w:r>
            <w:proofErr w:type="spellEnd"/>
            <w:r>
              <w:rPr>
                <w:sz w:val="18"/>
                <w:szCs w:val="18"/>
              </w:rPr>
              <w:t>. 6º, 11 e 12.</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40019D" w14:textId="77777777" w:rsidR="00AA0A37" w:rsidRDefault="00AA0A37" w:rsidP="008E0D69">
            <w:pPr>
              <w:spacing w:after="40"/>
            </w:pPr>
            <w:r>
              <w:rPr>
                <w:sz w:val="18"/>
                <w:szCs w:val="18"/>
              </w:rPr>
              <w:t>Incluir essa atribuição na etapa de execução ou remeter ao procedimento específico. A ASSGER atua como apoio técnico, preservando a segregação de funções.</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78A97CF" w14:textId="77777777" w:rsidR="00AA0A37" w:rsidRDefault="00AA0A37" w:rsidP="008E0D69">
            <w:pPr>
              <w:spacing w:after="40"/>
            </w:pPr>
            <w:r>
              <w:rPr>
                <w:b/>
                <w:bCs/>
                <w:sz w:val="18"/>
                <w:szCs w:val="18"/>
              </w:rPr>
              <w:t>Média</w:t>
            </w:r>
          </w:p>
        </w:tc>
      </w:tr>
      <w:tr w:rsidR="00AA0A37" w14:paraId="4610498B"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57E14B" w14:textId="77777777" w:rsidR="00AA0A37" w:rsidRDefault="00AA0A37" w:rsidP="008E0D69">
            <w:pPr>
              <w:spacing w:after="40"/>
            </w:pPr>
            <w:r>
              <w:rPr>
                <w:sz w:val="18"/>
                <w:szCs w:val="18"/>
              </w:rPr>
              <w:t>16</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6AC9F9"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D3131F" w14:textId="77777777" w:rsidR="00AA0A37" w:rsidRDefault="00AA0A37" w:rsidP="008E0D69">
            <w:pPr>
              <w:spacing w:after="40"/>
            </w:pPr>
            <w:r>
              <w:rPr>
                <w:sz w:val="18"/>
                <w:szCs w:val="18"/>
              </w:rPr>
              <w:t>POP vigente e proposta (sem etapa)</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178E8" w14:textId="77777777" w:rsidR="00AA0A37" w:rsidRDefault="00AA0A37" w:rsidP="008E0D69">
            <w:pPr>
              <w:spacing w:after="40"/>
            </w:pPr>
            <w:r>
              <w:rPr>
                <w:sz w:val="18"/>
                <w:szCs w:val="18"/>
              </w:rPr>
              <w:t>O POP não trata da garantia de execução do contrato. A garantia é facultativa, mas, quando exigida, deve ser apresentada no ato da assinatura, sob pena de multa, e tem limite de 5% do valor (10% em contratos de grande vulto).</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D844A8" w14:textId="77777777" w:rsidR="00AA0A37" w:rsidRDefault="00AA0A37" w:rsidP="008E0D69">
            <w:pPr>
              <w:spacing w:after="40"/>
            </w:pPr>
            <w:r>
              <w:rPr>
                <w:sz w:val="18"/>
                <w:szCs w:val="18"/>
              </w:rPr>
              <w:t xml:space="preserve">Lei 13.303/2016, art. 70; RILC, </w:t>
            </w:r>
            <w:proofErr w:type="spellStart"/>
            <w:r>
              <w:rPr>
                <w:sz w:val="18"/>
                <w:szCs w:val="18"/>
              </w:rPr>
              <w:t>arts</w:t>
            </w:r>
            <w:proofErr w:type="spellEnd"/>
            <w:r>
              <w:rPr>
                <w:sz w:val="18"/>
                <w:szCs w:val="18"/>
              </w:rPr>
              <w:t>. 145 a 148.</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CEBBD8" w14:textId="77777777" w:rsidR="00AA0A37" w:rsidRDefault="00AA0A37" w:rsidP="008E0D69">
            <w:pPr>
              <w:spacing w:after="40"/>
            </w:pPr>
            <w:r>
              <w:rPr>
                <w:sz w:val="18"/>
                <w:szCs w:val="18"/>
              </w:rPr>
              <w:t>Prever a verificação da garantia: registrar se foi exigida no contrato e, quando exigida, conferir sua apresentação no ato da assinatura. Nos contratos de terceirização com dedicação exclusiva de mão de obra, prever a regra do art. 147 do RILC.</w:t>
            </w:r>
          </w:p>
        </w:tc>
        <w:tc>
          <w:tcPr>
            <w:tcW w:w="1134"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tcPr>
          <w:p w14:paraId="47092D01" w14:textId="77777777" w:rsidR="00AA0A37" w:rsidRDefault="00AA0A37" w:rsidP="008E0D69">
            <w:pPr>
              <w:spacing w:after="40"/>
            </w:pPr>
            <w:r>
              <w:rPr>
                <w:b/>
                <w:bCs/>
                <w:sz w:val="18"/>
                <w:szCs w:val="18"/>
              </w:rPr>
              <w:t>Média</w:t>
            </w:r>
          </w:p>
        </w:tc>
      </w:tr>
      <w:tr w:rsidR="00AA0A37" w14:paraId="3B76D99F"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E22C97" w14:textId="77777777" w:rsidR="00AA0A37" w:rsidRDefault="00AA0A37" w:rsidP="008E0D69">
            <w:pPr>
              <w:spacing w:after="40"/>
            </w:pPr>
            <w:r>
              <w:rPr>
                <w:sz w:val="18"/>
                <w:szCs w:val="18"/>
              </w:rPr>
              <w:t>17</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D5878D"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BE1F3D" w14:textId="77777777" w:rsidR="00AA0A37" w:rsidRDefault="00AA0A37" w:rsidP="008E0D69">
            <w:pPr>
              <w:spacing w:after="40"/>
            </w:pPr>
            <w:r>
              <w:rPr>
                <w:sz w:val="18"/>
                <w:szCs w:val="18"/>
              </w:rPr>
              <w:t>POP vigente, A.13. Proposta, itens 3(c) e 6(e)</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C13A1C" w14:textId="77777777" w:rsidR="00AA0A37" w:rsidRDefault="00AA0A37" w:rsidP="008E0D69">
            <w:pPr>
              <w:spacing w:after="40"/>
            </w:pPr>
            <w:r>
              <w:rPr>
                <w:sz w:val="18"/>
                <w:szCs w:val="18"/>
              </w:rPr>
              <w:t>Quando a área decide não acolher alguma recomendação da ASSJUR, o POP prevê a justificativa, mas não a ratificação dela pelo Diretor-Presidente.</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DEFA91" w14:textId="77777777" w:rsidR="00AA0A37" w:rsidRDefault="00AA0A37" w:rsidP="008E0D69">
            <w:pPr>
              <w:spacing w:after="40"/>
            </w:pPr>
            <w:r>
              <w:rPr>
                <w:sz w:val="18"/>
                <w:szCs w:val="18"/>
              </w:rPr>
              <w:t>RILC, art. 33, §1º (regra do edital, aplicada por analogia).</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3F87F0" w14:textId="77777777" w:rsidR="00AA0A37" w:rsidRDefault="00AA0A37" w:rsidP="008E0D69">
            <w:pPr>
              <w:spacing w:after="40"/>
            </w:pPr>
            <w:r>
              <w:rPr>
                <w:sz w:val="18"/>
                <w:szCs w:val="18"/>
              </w:rPr>
              <w:t>Prever a justificativa técnica da área, ratificada pelo Diretor-Presidente, juntada antes da manifestação da SUPADM.</w:t>
            </w:r>
          </w:p>
        </w:tc>
        <w:tc>
          <w:tcPr>
            <w:tcW w:w="1134"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E4EAE05" w14:textId="77777777" w:rsidR="00AA0A37" w:rsidRDefault="00AA0A37" w:rsidP="008E0D69">
            <w:pPr>
              <w:spacing w:after="40"/>
            </w:pPr>
            <w:r>
              <w:rPr>
                <w:b/>
                <w:bCs/>
                <w:sz w:val="18"/>
                <w:szCs w:val="18"/>
              </w:rPr>
              <w:t>Baixa</w:t>
            </w:r>
          </w:p>
        </w:tc>
      </w:tr>
      <w:tr w:rsidR="00AA0A37" w14:paraId="32EAEA15"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78080" w14:textId="77777777" w:rsidR="00AA0A37" w:rsidRDefault="00AA0A37" w:rsidP="008E0D69">
            <w:pPr>
              <w:spacing w:after="40"/>
            </w:pPr>
            <w:r>
              <w:rPr>
                <w:sz w:val="18"/>
                <w:szCs w:val="18"/>
              </w:rPr>
              <w:t>18</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59A33D" w14:textId="77777777" w:rsidR="00AA0A37" w:rsidRDefault="00AA0A37" w:rsidP="008E0D69">
            <w:pPr>
              <w:spacing w:after="40"/>
            </w:pPr>
            <w:r>
              <w:rPr>
                <w:sz w:val="18"/>
                <w:szCs w:val="18"/>
              </w:rPr>
              <w:t>Já existia</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D834DA" w14:textId="77777777" w:rsidR="00AA0A37" w:rsidRDefault="00AA0A37" w:rsidP="008E0D69">
            <w:pPr>
              <w:spacing w:after="40"/>
            </w:pPr>
            <w:r>
              <w:rPr>
                <w:sz w:val="18"/>
                <w:szCs w:val="18"/>
              </w:rPr>
              <w:t>POP vigente, A.8(b). Proposta, item 1(d)</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7052ED" w14:textId="77777777" w:rsidR="00AA0A37" w:rsidRDefault="00AA0A37" w:rsidP="008E0D69">
            <w:pPr>
              <w:spacing w:after="40"/>
            </w:pPr>
            <w:r>
              <w:rPr>
                <w:sz w:val="18"/>
                <w:szCs w:val="18"/>
              </w:rPr>
              <w:t>O formulário de avaliação do Programa de Integridade é definido em outro procedimento (Portaria CENTRAL 188/2021). A lei fixa 16 parâmetros de avaliação e exige que a aferição seja feita por prova documental, sem interferência na gestão da empresa.</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2A5618" w14:textId="77777777" w:rsidR="00AA0A37" w:rsidRDefault="00AA0A37" w:rsidP="008E0D69">
            <w:pPr>
              <w:spacing w:after="40"/>
            </w:pPr>
            <w:r>
              <w:rPr>
                <w:sz w:val="18"/>
                <w:szCs w:val="18"/>
              </w:rPr>
              <w:t>Lei 7.753/2017, art. 4º e art. 11, §2º.</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35A445" w14:textId="77777777" w:rsidR="00AA0A37" w:rsidRDefault="00AA0A37" w:rsidP="008E0D69">
            <w:pPr>
              <w:spacing w:after="40"/>
            </w:pPr>
            <w:r>
              <w:rPr>
                <w:sz w:val="18"/>
                <w:szCs w:val="18"/>
              </w:rPr>
              <w:t>Confirmar que a Portaria CENTRAL 188/2021 e o formulário seguem os 16 parâmetros do art. 4º.</w:t>
            </w:r>
          </w:p>
        </w:tc>
        <w:tc>
          <w:tcPr>
            <w:tcW w:w="1134"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FEBC4D5" w14:textId="77777777" w:rsidR="00AA0A37" w:rsidRDefault="00AA0A37" w:rsidP="008E0D69">
            <w:pPr>
              <w:spacing w:after="40"/>
            </w:pPr>
            <w:r>
              <w:rPr>
                <w:b/>
                <w:bCs/>
                <w:sz w:val="18"/>
                <w:szCs w:val="18"/>
              </w:rPr>
              <w:t>Baixa</w:t>
            </w:r>
          </w:p>
        </w:tc>
      </w:tr>
      <w:tr w:rsidR="00AA0A37" w14:paraId="31A9B064" w14:textId="77777777" w:rsidTr="008E0D69">
        <w:trPr>
          <w:cantSplit/>
        </w:trPr>
        <w:tc>
          <w:tcPr>
            <w:tcW w:w="4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230523" w14:textId="77777777" w:rsidR="00AA0A37" w:rsidRDefault="00AA0A37" w:rsidP="008E0D69">
            <w:pPr>
              <w:spacing w:after="40"/>
            </w:pPr>
            <w:r>
              <w:rPr>
                <w:sz w:val="18"/>
                <w:szCs w:val="18"/>
              </w:rPr>
              <w:t>19</w:t>
            </w:r>
          </w:p>
        </w:tc>
        <w:tc>
          <w:tcPr>
            <w:tcW w:w="10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8903EE" w14:textId="77777777" w:rsidR="00AA0A37" w:rsidRDefault="00AA0A37" w:rsidP="008E0D69">
            <w:pPr>
              <w:spacing w:after="40"/>
            </w:pPr>
            <w:r>
              <w:rPr>
                <w:sz w:val="18"/>
                <w:szCs w:val="18"/>
              </w:rPr>
              <w:t>Proposta introduz</w:t>
            </w:r>
          </w:p>
        </w:tc>
        <w:tc>
          <w:tcPr>
            <w:tcW w:w="114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6890CF" w14:textId="77777777" w:rsidR="00AA0A37" w:rsidRDefault="00AA0A37" w:rsidP="008E0D69">
            <w:pPr>
              <w:spacing w:after="40"/>
            </w:pPr>
            <w:r>
              <w:rPr>
                <w:sz w:val="18"/>
                <w:szCs w:val="18"/>
              </w:rPr>
              <w:t>Proposta, itens 1, 3, 4 e 8</w:t>
            </w:r>
          </w:p>
        </w:tc>
        <w:tc>
          <w:tcPr>
            <w:tcW w:w="22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883CC1" w14:textId="77777777" w:rsidR="00AA0A37" w:rsidRDefault="00AA0A37" w:rsidP="008E0D69">
            <w:pPr>
              <w:spacing w:after="40"/>
            </w:pPr>
            <w:r>
              <w:rPr>
                <w:sz w:val="18"/>
                <w:szCs w:val="18"/>
              </w:rPr>
              <w:t>Há letras repetidas (dois "d" no item 1 e dois "b" no item 3), o que compromete as remissões. O item 8 remete ao "passo a" sem dizer de qual POP.</w:t>
            </w:r>
          </w:p>
        </w:tc>
        <w:tc>
          <w:tcPr>
            <w:tcW w:w="17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8F6CA3" w14:textId="77777777" w:rsidR="00AA0A37" w:rsidRDefault="00AA0A37" w:rsidP="008E0D69">
            <w:pPr>
              <w:spacing w:after="40"/>
            </w:pPr>
            <w:r>
              <w:rPr>
                <w:sz w:val="18"/>
                <w:szCs w:val="18"/>
              </w:rPr>
              <w:t>Rastreabilidade (Programa de Conformidade).</w:t>
            </w:r>
          </w:p>
        </w:tc>
        <w:tc>
          <w:tcPr>
            <w:tcW w:w="184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478FB8" w14:textId="77777777" w:rsidR="00AA0A37" w:rsidRDefault="00AA0A37" w:rsidP="008E0D69">
            <w:pPr>
              <w:spacing w:after="40"/>
            </w:pPr>
            <w:r>
              <w:rPr>
                <w:sz w:val="18"/>
                <w:szCs w:val="18"/>
              </w:rPr>
              <w:t>Corrigir a numeração e as remissões.</w:t>
            </w:r>
          </w:p>
        </w:tc>
        <w:tc>
          <w:tcPr>
            <w:tcW w:w="1134"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A614BE6" w14:textId="77777777" w:rsidR="00AA0A37" w:rsidRDefault="00AA0A37" w:rsidP="008E0D69">
            <w:pPr>
              <w:spacing w:after="40"/>
            </w:pPr>
            <w:r>
              <w:rPr>
                <w:b/>
                <w:bCs/>
                <w:sz w:val="18"/>
                <w:szCs w:val="18"/>
              </w:rPr>
              <w:t>Baixa</w:t>
            </w:r>
          </w:p>
        </w:tc>
      </w:tr>
    </w:tbl>
    <w:p w14:paraId="55E0AD24" w14:textId="791757AE" w:rsidR="00AA0A37" w:rsidRDefault="00D572D5" w:rsidP="00AA0A37">
      <w:pPr>
        <w:pStyle w:val="Ttulo1"/>
      </w:pPr>
      <w:r>
        <w:rPr>
          <w:color w:val="1F3864"/>
        </w:rPr>
        <w:t>5</w:t>
      </w:r>
      <w:r w:rsidR="00AA0A37">
        <w:rPr>
          <w:color w:val="1F3864"/>
        </w:rPr>
        <w:t>. Atenção: novo RILC (Minuta ainda não aprovada)</w:t>
      </w:r>
    </w:p>
    <w:p w14:paraId="275F1C7D" w14:textId="77777777" w:rsidR="00AA0A37" w:rsidRDefault="00AA0A37" w:rsidP="00AA0A37">
      <w:pPr>
        <w:spacing w:after="100"/>
      </w:pPr>
      <w:r>
        <w:rPr>
          <w:i/>
          <w:iCs/>
          <w:sz w:val="18"/>
          <w:szCs w:val="18"/>
        </w:rPr>
        <w:t>Esta seção não aponta não conformidade, porque a Minuta não está em vigor. Registra pontos que exigirão nova revisão do POP quando o novo RILC for aprovado.</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4"/>
      </w:tblGrid>
      <w:tr w:rsidR="00AA0A37" w14:paraId="6998678E" w14:textId="77777777" w:rsidTr="008E0D69">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6D4BC28" w14:textId="77777777" w:rsidR="00AA0A37" w:rsidRDefault="00AA0A37" w:rsidP="008E0D69">
            <w:pPr>
              <w:spacing w:after="40"/>
            </w:pPr>
            <w:r>
              <w:rPr>
                <w:b/>
                <w:bCs/>
                <w:color w:val="1F3864"/>
                <w:sz w:val="18"/>
                <w:szCs w:val="18"/>
              </w:rPr>
              <w:t>Tema</w:t>
            </w:r>
          </w:p>
        </w:tc>
        <w:tc>
          <w:tcPr>
            <w:tcW w:w="6834"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A430EB8" w14:textId="77777777" w:rsidR="00AA0A37" w:rsidRDefault="00AA0A37" w:rsidP="008E0D69">
            <w:pPr>
              <w:spacing w:after="40"/>
            </w:pPr>
            <w:r>
              <w:rPr>
                <w:b/>
                <w:bCs/>
                <w:color w:val="1F3864"/>
                <w:sz w:val="18"/>
                <w:szCs w:val="18"/>
              </w:rPr>
              <w:t>O que a Minuta prevê e o impacto no POP</w:t>
            </w:r>
          </w:p>
        </w:tc>
      </w:tr>
      <w:tr w:rsidR="00AA0A37" w14:paraId="4C94179E" w14:textId="77777777" w:rsidTr="008E0D69">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C9B411" w14:textId="77777777" w:rsidR="00AA0A37" w:rsidRDefault="00AA0A37" w:rsidP="008E0D69">
            <w:pPr>
              <w:spacing w:after="40"/>
            </w:pPr>
            <w:r>
              <w:rPr>
                <w:sz w:val="18"/>
                <w:szCs w:val="18"/>
              </w:rPr>
              <w:t>DDI para todos</w:t>
            </w:r>
          </w:p>
        </w:tc>
        <w:tc>
          <w:tcPr>
            <w:tcW w:w="683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D9EDB" w14:textId="77777777" w:rsidR="00AA0A37" w:rsidRDefault="00AA0A37" w:rsidP="008E0D69">
            <w:pPr>
              <w:spacing w:after="40"/>
            </w:pPr>
            <w:r>
              <w:rPr>
                <w:sz w:val="18"/>
                <w:szCs w:val="18"/>
              </w:rPr>
              <w:t>A Minuta submete todos os interessados em iniciar ou manter relacionamento com a CENTRAL a diligências de integridade, sem exceção à realização da DDI. As quatro exceções do POP (ponto 4) deixariam de ter amparo. Isso converge com a recomendação do ponto 4.</w:t>
            </w:r>
          </w:p>
        </w:tc>
      </w:tr>
      <w:tr w:rsidR="00AA0A37" w14:paraId="3379436C" w14:textId="77777777" w:rsidTr="008E0D69">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5ADCFE" w14:textId="77777777" w:rsidR="00AA0A37" w:rsidRDefault="00AA0A37" w:rsidP="008E0D69">
            <w:pPr>
              <w:spacing w:after="40"/>
            </w:pPr>
            <w:r>
              <w:rPr>
                <w:sz w:val="18"/>
                <w:szCs w:val="18"/>
              </w:rPr>
              <w:t>Risco de integridade alto</w:t>
            </w:r>
          </w:p>
        </w:tc>
        <w:tc>
          <w:tcPr>
            <w:tcW w:w="683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DCD8E4" w14:textId="77777777" w:rsidR="00AA0A37" w:rsidRDefault="00AA0A37" w:rsidP="008E0D69">
            <w:pPr>
              <w:spacing w:after="40"/>
            </w:pPr>
            <w:r>
              <w:rPr>
                <w:sz w:val="18"/>
                <w:szCs w:val="18"/>
              </w:rPr>
              <w:t>Quem receber grau de risco alto não poderá participar de procedimentos de contratação, salvo exceções previstas em norma interna. O POP precisará tratar esse impedimento. A regra pressupõe um grau de risco que a ASSGER não consegue atribuir hoje (ponto 10): sem ferramenta e critério definidos, não há como aplicá-la.</w:t>
            </w:r>
          </w:p>
        </w:tc>
      </w:tr>
      <w:tr w:rsidR="00AA0A37" w14:paraId="2FDD2437" w14:textId="77777777" w:rsidTr="008E0D69">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1C6099" w14:textId="77777777" w:rsidR="00AA0A37" w:rsidRDefault="00AA0A37" w:rsidP="008E0D69">
            <w:pPr>
              <w:spacing w:after="40"/>
            </w:pPr>
            <w:r>
              <w:rPr>
                <w:sz w:val="18"/>
                <w:szCs w:val="18"/>
              </w:rPr>
              <w:t>Programa de Integridade na assinatura</w:t>
            </w:r>
          </w:p>
        </w:tc>
        <w:tc>
          <w:tcPr>
            <w:tcW w:w="683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B2B52C" w14:textId="77777777" w:rsidR="00AA0A37" w:rsidRDefault="00AA0A37" w:rsidP="008E0D69">
            <w:pPr>
              <w:spacing w:after="40"/>
            </w:pPr>
            <w:r>
              <w:rPr>
                <w:sz w:val="18"/>
                <w:szCs w:val="18"/>
              </w:rPr>
              <w:t>Na versão da Minuta de 29/07/2025 (art. 252, III), o contratado teria de comprovar que mantém Programa de Integridade, nos termos da Lei 7.753, como condição para assinar o contrato. A Lei 7.753 não faz essa exigência: o contratado tem até 180 dias, contados da celebração do contrato, para implantar o programa (art. 5º), e só quem já o possui apresenta declaração no momento da contratação (art. 10). Se mantida, a exigência contraria a lei e deve ser levada à ASSJUR. Esse dispositivo não consta na versão consolidada da Minuta.</w:t>
            </w:r>
          </w:p>
        </w:tc>
      </w:tr>
    </w:tbl>
    <w:p w14:paraId="51C3138B" w14:textId="77777777" w:rsidR="00AA0A37" w:rsidRDefault="00AA0A37" w:rsidP="00AA0A37">
      <w:pPr>
        <w:spacing w:before="120" w:after="100"/>
      </w:pPr>
      <w:r>
        <w:t>Há outras diferenças entre as versões da Minuta em circulação (pesquisa de preços, documentos exigidos na assinatura e formas de provar exclusividade). Elas devem ser conferidas na versão final, antes da nova revisão do POP.</w:t>
      </w:r>
    </w:p>
    <w:p w14:paraId="039EA23A" w14:textId="77777777" w:rsidR="00AA0A37" w:rsidRDefault="00AA0A37">
      <w:pPr>
        <w:rPr>
          <w:ins w:id="1" w:author="Clarice Amaral Paiva" w:date="2026-10-21T11:26:00Z"/>
        </w:rPr>
      </w:pPr>
    </w:p>
    <w:p w14:paraId="11738935" w14:textId="7C83CC1E" w:rsidR="00126BC9" w:rsidRDefault="00D572D5" w:rsidP="00126BC9">
      <w:pPr>
        <w:pStyle w:val="Ttulo1"/>
        <w:jc w:val="both"/>
      </w:pPr>
      <w:r>
        <w:rPr>
          <w:color w:val="1F3864"/>
        </w:rPr>
        <w:t>6</w:t>
      </w:r>
      <w:r w:rsidR="00126BC9">
        <w:rPr>
          <w:color w:val="1F3864"/>
        </w:rPr>
        <w:t>. Posicionamento da ASSGER</w:t>
      </w:r>
    </w:p>
    <w:p w14:paraId="1863738C" w14:textId="77777777" w:rsidR="00126BC9" w:rsidRDefault="00126BC9" w:rsidP="00126BC9">
      <w:pPr>
        <w:spacing w:after="100"/>
        <w:jc w:val="both"/>
      </w:pPr>
      <w:r>
        <w:t>A ASSGER recomenda que a proposta não seja aprovada na forma atual. Há 19 pontos a ajustar: oito que a proposta introduz ou agrava e onze que o POP vigente já não atende e que a proposta mantém. Recomenda-se corrigir todos na mesma revisão. Os demais pontos foram testados e não apresentam divergência com as normas vigentes.</w:t>
      </w:r>
    </w:p>
    <w:p w14:paraId="3A548BAA" w14:textId="77777777" w:rsidR="00126BC9" w:rsidRDefault="00126BC9" w:rsidP="00126BC9">
      <w:pPr>
        <w:spacing w:after="100"/>
        <w:jc w:val="both"/>
      </w:pPr>
      <w:r>
        <w:rPr>
          <w:b/>
          <w:bCs/>
        </w:rPr>
        <w:t xml:space="preserve">Os cinco pontos de prioridade alta são: </w:t>
      </w:r>
      <w:r>
        <w:t>consulta a SIGA, CNEP e CEIS (ponto 1); parecer obrigatório da ASSJUR (ponto 2); ratificação pelo Diretor-Presidente (ponto 3); exceções à DDI sem base normativa (ponto 4); justificativa do preço e razão da escolha do fornecedor (ponto 5).</w:t>
      </w:r>
    </w:p>
    <w:p w14:paraId="587ECF60" w14:textId="77777777" w:rsidR="00126BC9" w:rsidRDefault="00126BC9" w:rsidP="00126BC9">
      <w:pPr>
        <w:spacing w:after="100"/>
        <w:jc w:val="both"/>
      </w:pPr>
      <w:r>
        <w:rPr>
          <w:b/>
          <w:bCs/>
        </w:rPr>
        <w:t xml:space="preserve">Prioridade: </w:t>
      </w:r>
      <w:r>
        <w:t>Alta = corrigir antes de aprovar. Média = corrigir nesta revisão. Baixa = recomendável.</w:t>
      </w:r>
    </w:p>
    <w:p w14:paraId="34B7FD0C" w14:textId="77777777" w:rsidR="00126BC9" w:rsidRDefault="00126BC9"/>
    <w:sectPr w:rsidR="00126BC9" w:rsidSect="00A16DE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5CE1B7" w14:textId="77777777" w:rsidR="00126BC9" w:rsidRDefault="00126BC9">
      <w:r>
        <w:separator/>
      </w:r>
    </w:p>
  </w:endnote>
  <w:endnote w:type="continuationSeparator" w:id="0">
    <w:p w14:paraId="6B219951" w14:textId="77777777" w:rsidR="00126BC9" w:rsidRDefault="00126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2F9F5" w14:textId="77777777" w:rsidR="00126BC9" w:rsidRDefault="00126BC9">
    <w:pPr>
      <w:jc w:val="right"/>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D572D5">
      <w:rPr>
        <w:noProof/>
        <w:color w:val="7F7F7F"/>
        <w:sz w:val="16"/>
        <w:szCs w:val="16"/>
      </w:rPr>
      <w:t>10</w:t>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48886A" w14:textId="77777777" w:rsidR="00126BC9" w:rsidRDefault="00126BC9">
      <w:r>
        <w:separator/>
      </w:r>
    </w:p>
  </w:footnote>
  <w:footnote w:type="continuationSeparator" w:id="0">
    <w:p w14:paraId="6908BFD0" w14:textId="77777777" w:rsidR="00126BC9" w:rsidRDefault="00126B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49A17B8"/>
    <w:multiLevelType w:val="hybridMultilevel"/>
    <w:tmpl w:val="4B1CEB66"/>
    <w:lvl w:ilvl="0" w:tplc="273ECB6C">
      <w:start w:val="1"/>
      <w:numFmt w:val="bullet"/>
      <w:lvlText w:val="•"/>
      <w:lvlJc w:val="left"/>
      <w:pPr>
        <w:ind w:left="540" w:hanging="270"/>
      </w:pPr>
    </w:lvl>
    <w:lvl w:ilvl="1" w:tplc="9476F8B6">
      <w:numFmt w:val="decimal"/>
      <w:lvlText w:val=""/>
      <w:lvlJc w:val="left"/>
    </w:lvl>
    <w:lvl w:ilvl="2" w:tplc="1756BB9E">
      <w:numFmt w:val="decimal"/>
      <w:lvlText w:val=""/>
      <w:lvlJc w:val="left"/>
    </w:lvl>
    <w:lvl w:ilvl="3" w:tplc="0C7ADE82">
      <w:numFmt w:val="decimal"/>
      <w:lvlText w:val=""/>
      <w:lvlJc w:val="left"/>
    </w:lvl>
    <w:lvl w:ilvl="4" w:tplc="CD0E165C">
      <w:numFmt w:val="decimal"/>
      <w:lvlText w:val=""/>
      <w:lvlJc w:val="left"/>
    </w:lvl>
    <w:lvl w:ilvl="5" w:tplc="0D525B48">
      <w:numFmt w:val="decimal"/>
      <w:lvlText w:val=""/>
      <w:lvlJc w:val="left"/>
    </w:lvl>
    <w:lvl w:ilvl="6" w:tplc="5C189EC6">
      <w:numFmt w:val="decimal"/>
      <w:lvlText w:val=""/>
      <w:lvlJc w:val="left"/>
    </w:lvl>
    <w:lvl w:ilvl="7" w:tplc="9A86A61C">
      <w:numFmt w:val="decimal"/>
      <w:lvlText w:val=""/>
      <w:lvlJc w:val="left"/>
    </w:lvl>
    <w:lvl w:ilvl="8" w:tplc="096CDA2A">
      <w:numFmt w:val="decimal"/>
      <w:lvlText w:val=""/>
      <w:lvlJc w:val="left"/>
    </w:lvl>
  </w:abstractNum>
  <w:abstractNum w:abstractNumId="1" w15:restartNumberingAfterBreak="0">
    <w:nsid w:val="7DB568EA"/>
    <w:multiLevelType w:val="hybridMultilevel"/>
    <w:tmpl w:val="47C85BBE"/>
    <w:lvl w:ilvl="0" w:tplc="EBD62F1C">
      <w:start w:val="1"/>
      <w:numFmt w:val="bullet"/>
      <w:lvlText w:val="●"/>
      <w:lvlJc w:val="left"/>
      <w:pPr>
        <w:ind w:left="720" w:hanging="360"/>
      </w:pPr>
    </w:lvl>
    <w:lvl w:ilvl="1" w:tplc="A18AC63E">
      <w:start w:val="1"/>
      <w:numFmt w:val="bullet"/>
      <w:lvlText w:val="○"/>
      <w:lvlJc w:val="left"/>
      <w:pPr>
        <w:ind w:left="1440" w:hanging="360"/>
      </w:pPr>
    </w:lvl>
    <w:lvl w:ilvl="2" w:tplc="B4DCCCAA">
      <w:start w:val="1"/>
      <w:numFmt w:val="bullet"/>
      <w:lvlText w:val="■"/>
      <w:lvlJc w:val="left"/>
      <w:pPr>
        <w:ind w:left="2160" w:hanging="360"/>
      </w:pPr>
    </w:lvl>
    <w:lvl w:ilvl="3" w:tplc="0CBE4164">
      <w:start w:val="1"/>
      <w:numFmt w:val="bullet"/>
      <w:lvlText w:val="●"/>
      <w:lvlJc w:val="left"/>
      <w:pPr>
        <w:ind w:left="2880" w:hanging="360"/>
      </w:pPr>
    </w:lvl>
    <w:lvl w:ilvl="4" w:tplc="1C38FFBE">
      <w:start w:val="1"/>
      <w:numFmt w:val="bullet"/>
      <w:lvlText w:val="○"/>
      <w:lvlJc w:val="left"/>
      <w:pPr>
        <w:ind w:left="3600" w:hanging="360"/>
      </w:pPr>
    </w:lvl>
    <w:lvl w:ilvl="5" w:tplc="B33CA2BE">
      <w:start w:val="1"/>
      <w:numFmt w:val="bullet"/>
      <w:lvlText w:val="■"/>
      <w:lvlJc w:val="left"/>
      <w:pPr>
        <w:ind w:left="4320" w:hanging="360"/>
      </w:pPr>
    </w:lvl>
    <w:lvl w:ilvl="6" w:tplc="BB649882">
      <w:start w:val="1"/>
      <w:numFmt w:val="bullet"/>
      <w:lvlText w:val="●"/>
      <w:lvlJc w:val="left"/>
      <w:pPr>
        <w:ind w:left="5040" w:hanging="360"/>
      </w:pPr>
    </w:lvl>
    <w:lvl w:ilvl="7" w:tplc="5CCC8C06">
      <w:start w:val="1"/>
      <w:numFmt w:val="bullet"/>
      <w:lvlText w:val="●"/>
      <w:lvlJc w:val="left"/>
      <w:pPr>
        <w:ind w:left="5760" w:hanging="360"/>
      </w:pPr>
    </w:lvl>
    <w:lvl w:ilvl="8" w:tplc="35C8995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larice Amaral Paiva">
    <w15:presenceInfo w15:providerId="AD" w15:userId="S-1-5-21-3852250227-2301843518-3699389178-4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revisionView w:insDel="0" w:formatting="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41F"/>
    <w:rsid w:val="000A243C"/>
    <w:rsid w:val="00126BC9"/>
    <w:rsid w:val="001A29CD"/>
    <w:rsid w:val="001D5C27"/>
    <w:rsid w:val="00326013"/>
    <w:rsid w:val="003C08E6"/>
    <w:rsid w:val="005253A7"/>
    <w:rsid w:val="005D0222"/>
    <w:rsid w:val="00711365"/>
    <w:rsid w:val="007C4408"/>
    <w:rsid w:val="008D241F"/>
    <w:rsid w:val="00984257"/>
    <w:rsid w:val="009C2BBA"/>
    <w:rsid w:val="00A16514"/>
    <w:rsid w:val="00A16DEC"/>
    <w:rsid w:val="00AA0A37"/>
    <w:rsid w:val="00CD49CB"/>
    <w:rsid w:val="00D572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0CC40"/>
  <w15:docId w15:val="{9FABF251-E7CF-4A98-BB7E-F4A444D4C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80" w:after="120"/>
      <w:outlineLvl w:val="0"/>
    </w:pPr>
    <w:rPr>
      <w:b/>
      <w:bCs/>
      <w:sz w:val="26"/>
      <w:szCs w:val="26"/>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character" w:styleId="Refdecomentrio">
    <w:name w:val="annotation reference"/>
    <w:basedOn w:val="Fontepargpadro"/>
    <w:uiPriority w:val="99"/>
    <w:semiHidden/>
    <w:unhideWhenUsed/>
    <w:rsid w:val="000A243C"/>
    <w:rPr>
      <w:sz w:val="16"/>
      <w:szCs w:val="16"/>
    </w:rPr>
  </w:style>
  <w:style w:type="paragraph" w:styleId="Textodecomentrio">
    <w:name w:val="annotation text"/>
    <w:basedOn w:val="Normal"/>
    <w:link w:val="TextodecomentrioChar"/>
    <w:uiPriority w:val="99"/>
    <w:semiHidden/>
    <w:unhideWhenUsed/>
    <w:rsid w:val="000A243C"/>
  </w:style>
  <w:style w:type="character" w:customStyle="1" w:styleId="TextodecomentrioChar">
    <w:name w:val="Texto de comentário Char"/>
    <w:basedOn w:val="Fontepargpadro"/>
    <w:link w:val="Textodecomentrio"/>
    <w:uiPriority w:val="99"/>
    <w:semiHidden/>
    <w:rsid w:val="000A243C"/>
  </w:style>
  <w:style w:type="paragraph" w:styleId="Assuntodocomentrio">
    <w:name w:val="annotation subject"/>
    <w:basedOn w:val="Textodecomentrio"/>
    <w:next w:val="Textodecomentrio"/>
    <w:link w:val="AssuntodocomentrioChar"/>
    <w:uiPriority w:val="99"/>
    <w:semiHidden/>
    <w:unhideWhenUsed/>
    <w:rsid w:val="000A243C"/>
    <w:rPr>
      <w:b/>
      <w:bCs/>
    </w:rPr>
  </w:style>
  <w:style w:type="character" w:customStyle="1" w:styleId="AssuntodocomentrioChar">
    <w:name w:val="Assunto do comentário Char"/>
    <w:basedOn w:val="TextodecomentrioChar"/>
    <w:link w:val="Assuntodocomentrio"/>
    <w:uiPriority w:val="99"/>
    <w:semiHidden/>
    <w:rsid w:val="000A243C"/>
    <w:rPr>
      <w:b/>
      <w:bCs/>
    </w:rPr>
  </w:style>
  <w:style w:type="paragraph" w:styleId="Textodebalo">
    <w:name w:val="Balloon Text"/>
    <w:basedOn w:val="Normal"/>
    <w:link w:val="TextodebaloChar"/>
    <w:uiPriority w:val="99"/>
    <w:semiHidden/>
    <w:unhideWhenUsed/>
    <w:rsid w:val="000A243C"/>
    <w:rPr>
      <w:rFonts w:ascii="Segoe UI" w:hAnsi="Segoe UI" w:cs="Segoe UI"/>
      <w:sz w:val="18"/>
      <w:szCs w:val="18"/>
    </w:rPr>
  </w:style>
  <w:style w:type="character" w:customStyle="1" w:styleId="TextodebaloChar">
    <w:name w:val="Texto de balão Char"/>
    <w:basedOn w:val="Fontepargpadro"/>
    <w:link w:val="Textodebalo"/>
    <w:uiPriority w:val="99"/>
    <w:semiHidden/>
    <w:rsid w:val="000A24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3732</Words>
  <Characters>20159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Posicionamento da ASSGER sobre a proposta de revisão do POP de Contratação Direta ou por Inexigibilidade</vt:lpstr>
    </vt:vector>
  </TitlesOfParts>
  <Company/>
  <LinksUpToDate>false</LinksUpToDate>
  <CharactersWithSpaces>23844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Posicionamento da ASSGER sobre a proposta de revisão do POP de Contratação Direta ou por Inexigibilidade</dc:title>
  <dc:creator>ASSGER</dc:creator>
  <cp:lastModifiedBy>Clarice Amaral Paiva</cp:lastModifiedBy>
  <cp:revision>4</cp:revision>
  <cp:lastPrinted>2026-10-15T16:20:00Z</cp:lastPrinted>
  <dcterms:created xsi:type="dcterms:W3CDTF">2026-10-21T14:38:00Z</dcterms:created>
  <dcterms:modified xsi:type="dcterms:W3CDTF">2026-10-21T15:37:00Z</dcterms:modified>
</cp:coreProperties>
</file>